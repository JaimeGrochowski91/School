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28D6C" w14:textId="17005EA8"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 xml:space="preserve">Name: </w:t>
      </w:r>
    </w:p>
    <w:p w14:paraId="112B6FD1" w14:textId="6BCB53E0" w:rsidR="29500BF3" w:rsidRDefault="29500BF3" w:rsidP="4F665C81">
      <w:pPr>
        <w:rPr>
          <w:rFonts w:ascii="Aptos" w:eastAsia="Aptos" w:hAnsi="Aptos" w:cs="Aptos"/>
          <w:color w:val="000000" w:themeColor="text1"/>
          <w:sz w:val="24"/>
          <w:szCs w:val="24"/>
        </w:rPr>
      </w:pPr>
      <w:r w:rsidRPr="55411DB3">
        <w:rPr>
          <w:rFonts w:ascii="Aptos" w:eastAsia="Aptos" w:hAnsi="Aptos" w:cs="Aptos"/>
          <w:b/>
          <w:bCs/>
          <w:color w:val="000000" w:themeColor="text1"/>
          <w:sz w:val="24"/>
          <w:szCs w:val="24"/>
        </w:rPr>
        <w:t>Date:</w:t>
      </w:r>
    </w:p>
    <w:p w14:paraId="48EFDEA4" w14:textId="279E2FFC" w:rsidR="4F665C81" w:rsidRDefault="4F665C81" w:rsidP="4F665C81">
      <w:pPr>
        <w:spacing w:line="279" w:lineRule="auto"/>
        <w:ind w:left="-30" w:right="-30"/>
        <w:rPr>
          <w:color w:val="000000" w:themeColor="text1"/>
          <w:sz w:val="28"/>
          <w:szCs w:val="28"/>
        </w:rPr>
      </w:pPr>
    </w:p>
    <w:p w14:paraId="0FCDB888" w14:textId="4F675B93" w:rsidR="01D79B7E" w:rsidRDefault="229BD3F5" w:rsidP="39D4EF90">
      <w:pPr>
        <w:rPr>
          <w:b/>
          <w:bCs/>
          <w:color w:val="000000" w:themeColor="text1"/>
          <w:sz w:val="24"/>
          <w:szCs w:val="24"/>
        </w:rPr>
      </w:pPr>
      <w:r w:rsidRPr="55411DB3">
        <w:rPr>
          <w:b/>
          <w:bCs/>
          <w:color w:val="000000" w:themeColor="text1"/>
          <w:sz w:val="24"/>
          <w:szCs w:val="24"/>
        </w:rPr>
        <w:t xml:space="preserve">VISUAL COMMUNICATION </w:t>
      </w:r>
      <w:r w:rsidR="29500BF3" w:rsidRPr="55411DB3">
        <w:rPr>
          <w:b/>
          <w:bCs/>
          <w:color w:val="000000" w:themeColor="text1"/>
          <w:sz w:val="24"/>
          <w:szCs w:val="24"/>
        </w:rPr>
        <w:t>TOUCHSTONE 3 ASSIGNMENT QUESTIONS</w:t>
      </w:r>
    </w:p>
    <w:p w14:paraId="0DA8DE62" w14:textId="39AF3BD9" w:rsidR="01D79B7E" w:rsidRDefault="01D79B7E" w:rsidP="34EEAEA4">
      <w:pPr>
        <w:rPr>
          <w:b/>
          <w:bCs/>
          <w:color w:val="000000" w:themeColor="text1"/>
          <w:sz w:val="28"/>
          <w:szCs w:val="28"/>
        </w:rPr>
      </w:pPr>
    </w:p>
    <w:p w14:paraId="197A10F9" w14:textId="78614111" w:rsidR="01D79B7E" w:rsidRDefault="229BD3F5" w:rsidP="34EEAEA4">
      <w:r>
        <w:br/>
      </w:r>
      <w:r w:rsidR="53AB3282">
        <w:rPr>
          <w:noProof/>
        </w:rPr>
        <w:drawing>
          <wp:inline distT="0" distB="0" distL="0" distR="0" wp14:anchorId="7391647E" wp14:editId="0F65DB4B">
            <wp:extent cx="5828660" cy="5838014"/>
            <wp:effectExtent l="0" t="0" r="0" b="0"/>
            <wp:docPr id="863888985" name="Picture 863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28660" cy="5838014"/>
                    </a:xfrm>
                    <a:prstGeom prst="rect">
                      <a:avLst/>
                    </a:prstGeom>
                  </pic:spPr>
                </pic:pic>
              </a:graphicData>
            </a:graphic>
          </wp:inline>
        </w:drawing>
      </w:r>
    </w:p>
    <w:p w14:paraId="2A83DC3B" w14:textId="5D6FBC4D" w:rsidR="01D79B7E" w:rsidRDefault="3F0D45D8" w:rsidP="39D4EF90">
      <w:pPr>
        <w:rPr>
          <w:rFonts w:ascii="Aptos" w:eastAsia="Aptos" w:hAnsi="Aptos" w:cs="Aptos"/>
          <w:color w:val="000000" w:themeColor="text1"/>
          <w:sz w:val="24"/>
          <w:szCs w:val="24"/>
        </w:rPr>
      </w:pPr>
      <w:r w:rsidRPr="39D4EF90">
        <w:rPr>
          <w:rFonts w:ascii="Aptos" w:eastAsia="Aptos" w:hAnsi="Aptos" w:cs="Aptos"/>
          <w:b/>
          <w:bCs/>
          <w:color w:val="000000" w:themeColor="text1"/>
          <w:sz w:val="24"/>
          <w:szCs w:val="24"/>
          <w:lang w:val="en-US"/>
        </w:rPr>
        <w:t xml:space="preserve">PLEASE LIST YOUR </w:t>
      </w:r>
      <w:r w:rsidR="3A4896BA" w:rsidRPr="39D4EF90">
        <w:rPr>
          <w:rFonts w:ascii="Aptos" w:eastAsia="Aptos" w:hAnsi="Aptos" w:cs="Aptos"/>
          <w:b/>
          <w:bCs/>
          <w:color w:val="000000" w:themeColor="text1"/>
          <w:sz w:val="24"/>
          <w:szCs w:val="24"/>
          <w:lang w:val="en-US"/>
        </w:rPr>
        <w:t xml:space="preserve">TWO </w:t>
      </w:r>
      <w:r w:rsidRPr="39D4EF90">
        <w:rPr>
          <w:rFonts w:ascii="Aptos" w:eastAsia="Aptos" w:hAnsi="Aptos" w:cs="Aptos"/>
          <w:b/>
          <w:bCs/>
          <w:color w:val="000000" w:themeColor="text1"/>
          <w:sz w:val="24"/>
          <w:szCs w:val="24"/>
          <w:lang w:val="en-US"/>
        </w:rPr>
        <w:t>CHOSEN BRAND</w:t>
      </w:r>
      <w:r w:rsidR="730A81F5" w:rsidRPr="39D4EF90">
        <w:rPr>
          <w:rFonts w:ascii="Aptos" w:eastAsia="Aptos" w:hAnsi="Aptos" w:cs="Aptos"/>
          <w:b/>
          <w:bCs/>
          <w:color w:val="000000" w:themeColor="text1"/>
          <w:sz w:val="24"/>
          <w:szCs w:val="24"/>
          <w:lang w:val="en-US"/>
        </w:rPr>
        <w:t>S</w:t>
      </w:r>
      <w:r w:rsidRPr="39D4EF90">
        <w:rPr>
          <w:rFonts w:ascii="Aptos" w:eastAsia="Aptos" w:hAnsi="Aptos" w:cs="Aptos"/>
          <w:b/>
          <w:bCs/>
          <w:color w:val="000000" w:themeColor="text1"/>
          <w:sz w:val="24"/>
          <w:szCs w:val="24"/>
          <w:lang w:val="en-US"/>
        </w:rPr>
        <w:t xml:space="preserve"> HERE:</w:t>
      </w:r>
    </w:p>
    <w:p w14:paraId="39A4DD70" w14:textId="27AEB84F" w:rsidR="01D79B7E" w:rsidRDefault="01D79B7E" w:rsidP="39D4EF90">
      <w:pPr>
        <w:rPr>
          <w:rFonts w:ascii="Aptos" w:eastAsia="Aptos" w:hAnsi="Aptos" w:cs="Aptos"/>
          <w:b/>
          <w:bCs/>
          <w:color w:val="000000" w:themeColor="text1"/>
          <w:sz w:val="24"/>
          <w:szCs w:val="24"/>
          <w:lang w:val="en-US"/>
        </w:rPr>
      </w:pPr>
    </w:p>
    <w:p w14:paraId="439CCE64" w14:textId="0E2E3EA1" w:rsidR="01D79B7E" w:rsidRDefault="5ACD99D3" w:rsidP="39D4EF90">
      <w:pPr>
        <w:spacing w:line="360" w:lineRule="auto"/>
        <w:rPr>
          <w:rFonts w:ascii="Aptos" w:eastAsia="Aptos" w:hAnsi="Aptos" w:cs="Aptos"/>
          <w:color w:val="000000" w:themeColor="text1"/>
          <w:sz w:val="24"/>
          <w:szCs w:val="24"/>
        </w:rPr>
      </w:pPr>
      <w:r>
        <w:t>1.</w:t>
      </w:r>
      <w:r w:rsidR="00652D81">
        <w:t xml:space="preserve"> Pepsi</w:t>
      </w:r>
    </w:p>
    <w:p w14:paraId="50133C53" w14:textId="0EBFAD27" w:rsidR="01D79B7E" w:rsidRDefault="5ACD99D3" w:rsidP="39D4EF90">
      <w:pPr>
        <w:spacing w:line="360" w:lineRule="auto"/>
      </w:pPr>
      <w:r>
        <w:t>2.</w:t>
      </w:r>
      <w:r w:rsidR="00652D81">
        <w:t xml:space="preserve"> Monster</w:t>
      </w:r>
    </w:p>
    <w:p w14:paraId="113361DE" w14:textId="77777777" w:rsidR="001C2708" w:rsidRDefault="001C2708"/>
    <w:tbl>
      <w:tblPr>
        <w:tblStyle w:val="a"/>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1E9F863F" w14:textId="77777777" w:rsidTr="55411DB3">
        <w:tc>
          <w:tcPr>
            <w:tcW w:w="9450" w:type="dxa"/>
            <w:shd w:val="clear" w:color="auto" w:fill="FFFFFF" w:themeFill="background1"/>
            <w:tcMar>
              <w:top w:w="100" w:type="dxa"/>
              <w:left w:w="100" w:type="dxa"/>
              <w:bottom w:w="100" w:type="dxa"/>
              <w:right w:w="100" w:type="dxa"/>
            </w:tcMar>
          </w:tcPr>
          <w:p w14:paraId="51EADA24" w14:textId="74704DEC" w:rsidR="001C2708" w:rsidRDefault="6F68EDE3" w:rsidP="4F665C81">
            <w:pPr>
              <w:rPr>
                <w:b/>
                <w:bCs/>
              </w:rPr>
            </w:pPr>
            <w:r w:rsidRPr="4F665C81">
              <w:rPr>
                <w:b/>
                <w:bCs/>
              </w:rPr>
              <w:lastRenderedPageBreak/>
              <w:t xml:space="preserve">Question </w:t>
            </w:r>
            <w:r w:rsidR="2F8123DD" w:rsidRPr="4F665C81">
              <w:rPr>
                <w:b/>
                <w:bCs/>
              </w:rPr>
              <w:t>1: Basics of Visual Design Concepts</w:t>
            </w:r>
          </w:p>
          <w:p w14:paraId="65420AE5" w14:textId="32E7CC62" w:rsidR="28BF7918" w:rsidRDefault="793E05A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06FDA490" w14:textId="709D90E6" w:rsidR="793E05AE" w:rsidRDefault="2503723E"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two logos and explain how both designs employ visual communication aspects to attract consumers. Write a 200-word response that compares the logos’ use of at least two of the following: </w:t>
            </w:r>
            <w:r w:rsidRPr="55411DB3">
              <w:rPr>
                <w:rFonts w:ascii="Aptos" w:eastAsia="Aptos" w:hAnsi="Aptos" w:cs="Aptos"/>
                <w:b/>
                <w:bCs/>
                <w:lang w:val="en-US"/>
              </w:rPr>
              <w:t>Semiotics</w:t>
            </w:r>
            <w:r w:rsidRPr="55411DB3">
              <w:rPr>
                <w:rFonts w:ascii="Aptos" w:eastAsia="Aptos" w:hAnsi="Aptos" w:cs="Aptos"/>
                <w:lang w:val="en-US"/>
              </w:rPr>
              <w:t>,</w:t>
            </w:r>
            <w:r w:rsidRPr="55411DB3">
              <w:rPr>
                <w:rFonts w:ascii="Aptos" w:eastAsia="Aptos" w:hAnsi="Aptos" w:cs="Aptos"/>
                <w:b/>
                <w:bCs/>
                <w:lang w:val="en-US"/>
              </w:rPr>
              <w:t xml:space="preserve"> Visual Communication Psychology</w:t>
            </w:r>
            <w:r w:rsidRPr="55411DB3">
              <w:rPr>
                <w:rFonts w:ascii="Aptos" w:eastAsia="Aptos" w:hAnsi="Aptos" w:cs="Aptos"/>
                <w:lang w:val="en-US"/>
              </w:rPr>
              <w:t xml:space="preserve">, </w:t>
            </w:r>
            <w:r w:rsidRPr="55411DB3">
              <w:rPr>
                <w:rFonts w:ascii="Aptos" w:eastAsia="Aptos" w:hAnsi="Aptos" w:cs="Aptos"/>
                <w:b/>
                <w:bCs/>
                <w:lang w:val="en-US"/>
              </w:rPr>
              <w:t xml:space="preserve">Cognitive Theory, </w:t>
            </w:r>
            <w:r w:rsidRPr="55411DB3">
              <w:rPr>
                <w:rFonts w:ascii="Aptos" w:eastAsia="Aptos" w:hAnsi="Aptos" w:cs="Aptos"/>
                <w:lang w:val="en-US"/>
              </w:rPr>
              <w:t>and or other applicable</w:t>
            </w:r>
            <w:r w:rsidRPr="55411DB3">
              <w:rPr>
                <w:rFonts w:ascii="Aptos" w:eastAsia="Aptos" w:hAnsi="Aptos" w:cs="Aptos"/>
                <w:b/>
                <w:bCs/>
                <w:lang w:val="en-US"/>
              </w:rPr>
              <w:t xml:space="preserve"> Visual Communication Theories</w:t>
            </w:r>
            <w:r w:rsidRPr="55411DB3">
              <w:rPr>
                <w:rFonts w:ascii="Aptos" w:eastAsia="Aptos" w:hAnsi="Aptos" w:cs="Aptos"/>
                <w:lang w:val="en-US"/>
              </w:rPr>
              <w:t xml:space="preserve"> as discussed in Unit 1.1, </w:t>
            </w:r>
            <w:proofErr w:type="gramStart"/>
            <w:r w:rsidRPr="55411DB3">
              <w:rPr>
                <w:rFonts w:ascii="Aptos" w:eastAsia="Aptos" w:hAnsi="Aptos" w:cs="Aptos"/>
                <w:lang w:val="en-US"/>
              </w:rPr>
              <w:t>Vision</w:t>
            </w:r>
            <w:proofErr w:type="gramEnd"/>
            <w:r w:rsidRPr="55411DB3">
              <w:rPr>
                <w:rFonts w:ascii="Aptos" w:eastAsia="Aptos" w:hAnsi="Aptos" w:cs="Aptos"/>
                <w:lang w:val="en-US"/>
              </w:rPr>
              <w:t xml:space="preserve"> and Interpretation. Your response must indicate your two choices from those listed above in bold and include substantive information on each.</w:t>
            </w:r>
            <w:r w:rsidR="5A723E23" w:rsidRPr="55411DB3">
              <w:rPr>
                <w:rFonts w:ascii="Aptos" w:eastAsia="Aptos" w:hAnsi="Aptos" w:cs="Aptos"/>
                <w:lang w:val="en-US"/>
              </w:rPr>
              <w:t xml:space="preserve"> Use in-text citations if borrowing information from the course materials. No outside sources should be used. </w:t>
            </w:r>
          </w:p>
          <w:p w14:paraId="341EF5C2" w14:textId="5C7B55F2" w:rsidR="1DC70C45" w:rsidRDefault="1DC70C45" w:rsidP="1DC70C45">
            <w:pPr>
              <w:rPr>
                <w:lang w:val="en-US"/>
              </w:rPr>
            </w:pPr>
          </w:p>
          <w:p w14:paraId="7B3E430F" w14:textId="42D2E9F6" w:rsidR="001C2708" w:rsidRDefault="001C2708" w:rsidP="01D79B7E">
            <w:pPr>
              <w:rPr>
                <w:b/>
                <w:bCs/>
                <w:color w:val="FFFFFF"/>
              </w:rPr>
            </w:pPr>
          </w:p>
        </w:tc>
      </w:tr>
      <w:tr w:rsidR="001C2708" w14:paraId="46C3D519" w14:textId="77777777" w:rsidTr="55411DB3">
        <w:tc>
          <w:tcPr>
            <w:tcW w:w="9450" w:type="dxa"/>
            <w:shd w:val="clear" w:color="auto" w:fill="auto"/>
            <w:tcMar>
              <w:top w:w="100" w:type="dxa"/>
              <w:left w:w="100" w:type="dxa"/>
              <w:bottom w:w="100" w:type="dxa"/>
              <w:right w:w="100" w:type="dxa"/>
            </w:tcMar>
          </w:tcPr>
          <w:p w14:paraId="68EDD2A9" w14:textId="77777777" w:rsidR="001C2708" w:rsidRDefault="001C2708">
            <w:pPr>
              <w:widowControl w:val="0"/>
              <w:spacing w:line="240" w:lineRule="auto"/>
            </w:pPr>
          </w:p>
          <w:p w14:paraId="0C71EBF8" w14:textId="13980ECD" w:rsidR="001C2708" w:rsidRDefault="001C2708">
            <w:pPr>
              <w:widowControl w:val="0"/>
              <w:spacing w:line="240" w:lineRule="auto"/>
            </w:pPr>
          </w:p>
          <w:p w14:paraId="07595231" w14:textId="0B7058C8" w:rsidR="001C2708" w:rsidRDefault="001C2708">
            <w:pPr>
              <w:widowControl w:val="0"/>
              <w:spacing w:line="240" w:lineRule="auto"/>
            </w:pPr>
          </w:p>
          <w:p w14:paraId="65BCEE4D" w14:textId="31DC08AA" w:rsidR="001C2708" w:rsidRDefault="001C2708">
            <w:pPr>
              <w:widowControl w:val="0"/>
              <w:spacing w:line="240" w:lineRule="auto"/>
            </w:pPr>
          </w:p>
          <w:p w14:paraId="10386057" w14:textId="4DD811BB" w:rsidR="001C2708" w:rsidRDefault="001C2708">
            <w:pPr>
              <w:widowControl w:val="0"/>
              <w:spacing w:line="240" w:lineRule="auto"/>
            </w:pPr>
          </w:p>
          <w:p w14:paraId="7B034039" w14:textId="00529526" w:rsidR="001C2708" w:rsidRDefault="001C2708">
            <w:pPr>
              <w:widowControl w:val="0"/>
              <w:spacing w:line="240" w:lineRule="auto"/>
            </w:pPr>
          </w:p>
        </w:tc>
      </w:tr>
    </w:tbl>
    <w:p w14:paraId="61D30CCD" w14:textId="77777777" w:rsidR="001C2708" w:rsidRDefault="001C2708"/>
    <w:p w14:paraId="789F03D0" w14:textId="77777777" w:rsidR="001C2708" w:rsidRDefault="001C2708"/>
    <w:p w14:paraId="6843A934" w14:textId="77777777" w:rsidR="001C2708" w:rsidRDefault="001C2708"/>
    <w:tbl>
      <w:tblPr>
        <w:tblStyle w:val="a1"/>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6BF04511" w14:textId="77777777" w:rsidTr="55411DB3">
        <w:tc>
          <w:tcPr>
            <w:tcW w:w="9450" w:type="dxa"/>
            <w:tcMar>
              <w:top w:w="100" w:type="dxa"/>
              <w:left w:w="100" w:type="dxa"/>
              <w:bottom w:w="100" w:type="dxa"/>
              <w:right w:w="100" w:type="dxa"/>
            </w:tcMar>
          </w:tcPr>
          <w:p w14:paraId="470DEEFD" w14:textId="5207C110" w:rsidR="001C2708" w:rsidRDefault="4996547C" w:rsidP="4F665C81">
            <w:pPr>
              <w:rPr>
                <w:color w:val="FFFFFF" w:themeColor="background1"/>
              </w:rPr>
            </w:pPr>
            <w:r w:rsidRPr="4F665C81">
              <w:rPr>
                <w:b/>
                <w:bCs/>
              </w:rPr>
              <w:t>Question</w:t>
            </w:r>
            <w:r w:rsidR="0319D3C3" w:rsidRPr="4F665C81">
              <w:rPr>
                <w:b/>
                <w:bCs/>
              </w:rPr>
              <w:t xml:space="preserve"> 2: Elements of Design</w:t>
            </w:r>
          </w:p>
          <w:p w14:paraId="2CDE9174" w14:textId="1507B039" w:rsidR="4164FC85" w:rsidRDefault="170BDD26"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803F20" w14:textId="5CCFAD15" w:rsidR="170BDD26" w:rsidRDefault="074C3775"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visual elements that two of the current brand logos use in their designs, such as </w:t>
            </w:r>
            <w:r w:rsidRPr="55411DB3">
              <w:rPr>
                <w:rFonts w:ascii="Aptos" w:eastAsia="Aptos" w:hAnsi="Aptos" w:cs="Aptos"/>
                <w:b/>
                <w:bCs/>
                <w:lang w:val="en-US"/>
              </w:rPr>
              <w:t>color schemes</w:t>
            </w:r>
            <w:r w:rsidRPr="55411DB3">
              <w:rPr>
                <w:rFonts w:ascii="Aptos" w:eastAsia="Aptos" w:hAnsi="Aptos" w:cs="Aptos"/>
                <w:lang w:val="en-US"/>
              </w:rPr>
              <w:t xml:space="preserve">, </w:t>
            </w:r>
            <w:r w:rsidRPr="55411DB3">
              <w:rPr>
                <w:rFonts w:ascii="Aptos" w:eastAsia="Aptos" w:hAnsi="Aptos" w:cs="Aptos"/>
                <w:b/>
                <w:bCs/>
                <w:lang w:val="en-US"/>
              </w:rPr>
              <w:t>shape</w:t>
            </w:r>
            <w:r w:rsidRPr="55411DB3">
              <w:rPr>
                <w:rFonts w:ascii="Aptos" w:eastAsia="Aptos" w:hAnsi="Aptos" w:cs="Aptos"/>
                <w:lang w:val="en-US"/>
              </w:rPr>
              <w:t xml:space="preserve">, </w:t>
            </w:r>
            <w:r w:rsidRPr="55411DB3">
              <w:rPr>
                <w:rFonts w:ascii="Aptos" w:eastAsia="Aptos" w:hAnsi="Aptos" w:cs="Aptos"/>
                <w:b/>
                <w:bCs/>
                <w:lang w:val="en-US"/>
              </w:rPr>
              <w:t>space</w:t>
            </w:r>
            <w:r w:rsidRPr="55411DB3">
              <w:rPr>
                <w:rFonts w:ascii="Aptos" w:eastAsia="Aptos" w:hAnsi="Aptos" w:cs="Aptos"/>
                <w:lang w:val="en-US"/>
              </w:rPr>
              <w:t xml:space="preserve">, </w:t>
            </w:r>
            <w:r w:rsidRPr="55411DB3">
              <w:rPr>
                <w:rFonts w:ascii="Aptos" w:eastAsia="Aptos" w:hAnsi="Aptos" w:cs="Aptos"/>
                <w:b/>
                <w:bCs/>
                <w:lang w:val="en-US"/>
              </w:rPr>
              <w:t>size</w:t>
            </w:r>
            <w:r w:rsidRPr="55411DB3">
              <w:rPr>
                <w:rFonts w:ascii="Aptos" w:eastAsia="Aptos" w:hAnsi="Aptos" w:cs="Aptos"/>
                <w:lang w:val="en-US"/>
              </w:rPr>
              <w:t xml:space="preserve">, </w:t>
            </w:r>
            <w:r w:rsidRPr="55411DB3">
              <w:rPr>
                <w:rFonts w:ascii="Aptos" w:eastAsia="Aptos" w:hAnsi="Aptos" w:cs="Aptos"/>
                <w:b/>
                <w:bCs/>
                <w:lang w:val="en-US"/>
              </w:rPr>
              <w:t>line</w:t>
            </w:r>
            <w:r w:rsidRPr="55411DB3">
              <w:rPr>
                <w:rFonts w:ascii="Aptos" w:eastAsia="Aptos" w:hAnsi="Aptos" w:cs="Aptos"/>
                <w:lang w:val="en-US"/>
              </w:rPr>
              <w:t xml:space="preserve">, and </w:t>
            </w:r>
            <w:r w:rsidRPr="55411DB3">
              <w:rPr>
                <w:rFonts w:ascii="Aptos" w:eastAsia="Aptos" w:hAnsi="Aptos" w:cs="Aptos"/>
                <w:b/>
                <w:bCs/>
                <w:lang w:val="en-US"/>
              </w:rPr>
              <w:t>texture</w:t>
            </w:r>
            <w:r w:rsidRPr="55411DB3">
              <w:rPr>
                <w:rFonts w:ascii="Aptos" w:eastAsia="Aptos" w:hAnsi="Aptos" w:cs="Aptos"/>
                <w:lang w:val="en-US"/>
              </w:rPr>
              <w:t>. Write a 200-word response explaining how the visual elements are used in each brand design as discussed in Unit 1.2, the Elements of Design. Your response must indicate your two choices from those listed above in bold and include substantive information about each. Use in-text citations if borrowing information from the course materials. No outside sources should be used.</w:t>
            </w:r>
          </w:p>
          <w:p w14:paraId="312C6594" w14:textId="5FD22CF8" w:rsidR="1DC70C45" w:rsidRDefault="1DC70C45" w:rsidP="1DC70C45">
            <w:pPr>
              <w:spacing w:line="259" w:lineRule="auto"/>
              <w:rPr>
                <w:rFonts w:ascii="Aptos" w:eastAsia="Aptos" w:hAnsi="Aptos" w:cs="Aptos"/>
                <w:color w:val="000000" w:themeColor="text1"/>
                <w:sz w:val="24"/>
                <w:szCs w:val="24"/>
                <w:lang w:val="en-US"/>
              </w:rPr>
            </w:pPr>
          </w:p>
          <w:p w14:paraId="68E4B48B" w14:textId="1A2DF889" w:rsidR="39D4EF90" w:rsidRDefault="39D4EF90" w:rsidP="39D4EF90">
            <w:pPr>
              <w:spacing w:line="259" w:lineRule="auto"/>
              <w:rPr>
                <w:rFonts w:ascii="Aptos" w:eastAsia="Aptos" w:hAnsi="Aptos" w:cs="Aptos"/>
                <w:sz w:val="24"/>
                <w:szCs w:val="24"/>
                <w:lang w:val="en-US"/>
              </w:rPr>
            </w:pPr>
          </w:p>
          <w:p w14:paraId="06BF175F" w14:textId="6115150D" w:rsidR="001C2708" w:rsidRDefault="001C2708" w:rsidP="581EE82E">
            <w:pPr>
              <w:rPr>
                <w:b/>
                <w:bCs/>
                <w:color w:val="FFFFFF"/>
              </w:rPr>
            </w:pPr>
          </w:p>
        </w:tc>
      </w:tr>
      <w:tr w:rsidR="001C2708" w14:paraId="10DD41B7" w14:textId="77777777" w:rsidTr="55411DB3">
        <w:tc>
          <w:tcPr>
            <w:tcW w:w="9450" w:type="dxa"/>
            <w:shd w:val="clear" w:color="auto" w:fill="auto"/>
            <w:tcMar>
              <w:top w:w="100" w:type="dxa"/>
              <w:left w:w="100" w:type="dxa"/>
              <w:bottom w:w="100" w:type="dxa"/>
              <w:right w:w="100" w:type="dxa"/>
            </w:tcMar>
          </w:tcPr>
          <w:p w14:paraId="74B7637B" w14:textId="6BF188C1" w:rsidR="001C2708" w:rsidRDefault="001C2708" w:rsidP="581EE82E">
            <w:pPr>
              <w:widowControl w:val="0"/>
              <w:spacing w:line="240" w:lineRule="auto"/>
            </w:pPr>
          </w:p>
          <w:p w14:paraId="7AC904A1" w14:textId="15F50DAB" w:rsidR="001C2708" w:rsidRDefault="001C2708" w:rsidP="581EE82E">
            <w:pPr>
              <w:widowControl w:val="0"/>
              <w:spacing w:line="240" w:lineRule="auto"/>
            </w:pPr>
          </w:p>
          <w:p w14:paraId="4C7D09D5" w14:textId="04C27EF7" w:rsidR="001C2708" w:rsidRDefault="001C2708" w:rsidP="581EE82E">
            <w:pPr>
              <w:widowControl w:val="0"/>
              <w:spacing w:line="240" w:lineRule="auto"/>
            </w:pPr>
          </w:p>
          <w:p w14:paraId="61E1ACBF" w14:textId="729FB597" w:rsidR="001C2708" w:rsidRDefault="001C2708" w:rsidP="581EE82E">
            <w:pPr>
              <w:widowControl w:val="0"/>
              <w:spacing w:line="240" w:lineRule="auto"/>
            </w:pPr>
          </w:p>
          <w:p w14:paraId="52095605" w14:textId="3B21F680" w:rsidR="001C2708" w:rsidRDefault="001C2708" w:rsidP="581EE82E">
            <w:pPr>
              <w:widowControl w:val="0"/>
              <w:spacing w:line="240" w:lineRule="auto"/>
            </w:pPr>
          </w:p>
          <w:p w14:paraId="667425DB" w14:textId="56D5A489" w:rsidR="001C2708" w:rsidRDefault="001C2708" w:rsidP="581EE82E">
            <w:pPr>
              <w:widowControl w:val="0"/>
              <w:spacing w:line="240" w:lineRule="auto"/>
            </w:pPr>
          </w:p>
        </w:tc>
      </w:tr>
    </w:tbl>
    <w:p w14:paraId="132EC653" w14:textId="77777777" w:rsidR="001C2708" w:rsidRDefault="001C2708"/>
    <w:p w14:paraId="047B2484" w14:textId="77777777" w:rsidR="001C2708" w:rsidRDefault="001C2708"/>
    <w:tbl>
      <w:tblPr>
        <w:tblStyle w:val="a2"/>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0FE87DBC" w14:textId="77777777" w:rsidTr="55411DB3">
        <w:tc>
          <w:tcPr>
            <w:tcW w:w="9450" w:type="dxa"/>
            <w:shd w:val="clear" w:color="auto" w:fill="FFFFFF" w:themeFill="background1"/>
            <w:tcMar>
              <w:top w:w="100" w:type="dxa"/>
              <w:left w:w="100" w:type="dxa"/>
              <w:bottom w:w="100" w:type="dxa"/>
              <w:right w:w="100" w:type="dxa"/>
            </w:tcMar>
          </w:tcPr>
          <w:p w14:paraId="4F153AD0" w14:textId="2C188979" w:rsidR="001C2708" w:rsidRDefault="5E576C42" w:rsidP="4F665C81">
            <w:pPr>
              <w:rPr>
                <w:color w:val="FFFFFF" w:themeColor="background1"/>
              </w:rPr>
            </w:pPr>
            <w:r w:rsidRPr="4F665C81">
              <w:rPr>
                <w:b/>
                <w:bCs/>
              </w:rPr>
              <w:lastRenderedPageBreak/>
              <w:t>Question</w:t>
            </w:r>
            <w:r w:rsidR="3E87BBE0" w:rsidRPr="4F665C81">
              <w:rPr>
                <w:b/>
                <w:bCs/>
              </w:rPr>
              <w:t xml:space="preserve"> 3: Principles and Elements of Visual Design</w:t>
            </w:r>
          </w:p>
          <w:p w14:paraId="0C37BF26" w14:textId="76C9A3FF" w:rsidR="54C10BB9" w:rsidRDefault="4DC99015"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1D972A88" w14:textId="2E7894F4" w:rsidR="4DC99015" w:rsidRDefault="375E47B2"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design principles that the two brands use in their logos and how they adhere to </w:t>
            </w:r>
            <w:r w:rsidRPr="55411DB3">
              <w:rPr>
                <w:rFonts w:ascii="Aptos" w:eastAsia="Aptos" w:hAnsi="Aptos" w:cs="Aptos"/>
                <w:b/>
                <w:bCs/>
                <w:lang w:val="en-US"/>
              </w:rPr>
              <w:t>balance</w:t>
            </w:r>
            <w:r w:rsidRPr="55411DB3">
              <w:rPr>
                <w:rFonts w:ascii="Aptos" w:eastAsia="Aptos" w:hAnsi="Aptos" w:cs="Aptos"/>
                <w:lang w:val="en-US"/>
              </w:rPr>
              <w:t xml:space="preserve">, </w:t>
            </w:r>
            <w:r w:rsidRPr="55411DB3">
              <w:rPr>
                <w:rFonts w:ascii="Aptos" w:eastAsia="Aptos" w:hAnsi="Aptos" w:cs="Aptos"/>
                <w:b/>
                <w:bCs/>
                <w:lang w:val="en-US"/>
              </w:rPr>
              <w:t>contrast</w:t>
            </w:r>
            <w:r w:rsidRPr="55411DB3">
              <w:rPr>
                <w:rFonts w:ascii="Aptos" w:eastAsia="Aptos" w:hAnsi="Aptos" w:cs="Aptos"/>
                <w:lang w:val="en-US"/>
              </w:rPr>
              <w:t xml:space="preserve">, </w:t>
            </w:r>
            <w:r w:rsidRPr="55411DB3">
              <w:rPr>
                <w:rFonts w:ascii="Aptos" w:eastAsia="Aptos" w:hAnsi="Aptos" w:cs="Aptos"/>
                <w:b/>
                <w:bCs/>
                <w:lang w:val="en-US"/>
              </w:rPr>
              <w:t>emphasis</w:t>
            </w:r>
            <w:r w:rsidRPr="55411DB3">
              <w:rPr>
                <w:rFonts w:ascii="Aptos" w:eastAsia="Aptos" w:hAnsi="Aptos" w:cs="Aptos"/>
                <w:lang w:val="en-US"/>
              </w:rPr>
              <w:t xml:space="preserve">, </w:t>
            </w:r>
            <w:r w:rsidRPr="55411DB3">
              <w:rPr>
                <w:rFonts w:ascii="Aptos" w:eastAsia="Aptos" w:hAnsi="Aptos" w:cs="Aptos"/>
                <w:b/>
                <w:bCs/>
                <w:lang w:val="en-US"/>
              </w:rPr>
              <w:t>movement</w:t>
            </w:r>
            <w:r w:rsidRPr="55411DB3">
              <w:rPr>
                <w:rFonts w:ascii="Aptos" w:eastAsia="Aptos" w:hAnsi="Aptos" w:cs="Aptos"/>
                <w:lang w:val="en-US"/>
              </w:rPr>
              <w:t xml:space="preserve">, </w:t>
            </w:r>
            <w:r w:rsidRPr="55411DB3">
              <w:rPr>
                <w:rFonts w:ascii="Aptos" w:eastAsia="Aptos" w:hAnsi="Aptos" w:cs="Aptos"/>
                <w:b/>
                <w:bCs/>
                <w:lang w:val="en-US"/>
              </w:rPr>
              <w:t>pattern</w:t>
            </w:r>
            <w:r w:rsidRPr="55411DB3">
              <w:rPr>
                <w:rFonts w:ascii="Aptos" w:eastAsia="Aptos" w:hAnsi="Aptos" w:cs="Aptos"/>
                <w:lang w:val="en-US"/>
              </w:rPr>
              <w:t xml:space="preserve">, </w:t>
            </w:r>
            <w:r w:rsidRPr="55411DB3">
              <w:rPr>
                <w:rFonts w:ascii="Aptos" w:eastAsia="Aptos" w:hAnsi="Aptos" w:cs="Aptos"/>
                <w:b/>
                <w:bCs/>
                <w:lang w:val="en-US"/>
              </w:rPr>
              <w:t>rhythm</w:t>
            </w:r>
            <w:r w:rsidRPr="55411DB3">
              <w:rPr>
                <w:rFonts w:ascii="Aptos" w:eastAsia="Aptos" w:hAnsi="Aptos" w:cs="Aptos"/>
                <w:lang w:val="en-US"/>
              </w:rPr>
              <w:t xml:space="preserve">, and </w:t>
            </w:r>
            <w:r w:rsidRPr="55411DB3">
              <w:rPr>
                <w:rFonts w:ascii="Aptos" w:eastAsia="Aptos" w:hAnsi="Aptos" w:cs="Aptos"/>
                <w:b/>
                <w:bCs/>
                <w:lang w:val="en-US"/>
              </w:rPr>
              <w:t>unity</w:t>
            </w:r>
            <w:r w:rsidRPr="55411DB3">
              <w:rPr>
                <w:rFonts w:ascii="Aptos" w:eastAsia="Aptos" w:hAnsi="Aptos" w:cs="Aptos"/>
                <w:lang w:val="en-US"/>
              </w:rPr>
              <w:t xml:space="preserve"> as discussed in Unit 1.3, Principles of Visual Design, and in Unit 2.1, Color. Write a 200-word minimum response explaining how at least two of those principles are applied in the logos’ designs. Your response must indicate your two choices from those listed above in bold and include substantive information about each.  Use in-text citations if borrowing information from the course materials. No outside sources should be used.</w:t>
            </w:r>
          </w:p>
          <w:p w14:paraId="3CC36D71" w14:textId="49366188" w:rsidR="1DC70C45" w:rsidRDefault="1DC70C45" w:rsidP="1DC70C45">
            <w:pPr>
              <w:spacing w:line="259" w:lineRule="auto"/>
              <w:rPr>
                <w:rFonts w:ascii="Aptos" w:eastAsia="Aptos" w:hAnsi="Aptos" w:cs="Aptos"/>
                <w:color w:val="000000" w:themeColor="text1"/>
                <w:sz w:val="24"/>
                <w:szCs w:val="24"/>
                <w:lang w:val="en-US"/>
              </w:rPr>
            </w:pPr>
          </w:p>
          <w:p w14:paraId="03347E93" w14:textId="35093B9D" w:rsidR="001C2708" w:rsidRDefault="001C2708" w:rsidP="581EE82E">
            <w:pPr>
              <w:rPr>
                <w:b/>
                <w:bCs/>
                <w:color w:val="FFFFFF"/>
              </w:rPr>
            </w:pPr>
          </w:p>
        </w:tc>
      </w:tr>
      <w:tr w:rsidR="001C2708" w14:paraId="23EE955B" w14:textId="77777777" w:rsidTr="55411DB3">
        <w:tc>
          <w:tcPr>
            <w:tcW w:w="9450" w:type="dxa"/>
            <w:shd w:val="clear" w:color="auto" w:fill="auto"/>
            <w:tcMar>
              <w:top w:w="100" w:type="dxa"/>
              <w:left w:w="100" w:type="dxa"/>
              <w:bottom w:w="100" w:type="dxa"/>
              <w:right w:w="100" w:type="dxa"/>
            </w:tcMar>
          </w:tcPr>
          <w:p w14:paraId="391D53E5" w14:textId="4E687E08" w:rsidR="001C2708" w:rsidRDefault="001C2708">
            <w:pPr>
              <w:widowControl w:val="0"/>
              <w:spacing w:line="240" w:lineRule="auto"/>
            </w:pPr>
          </w:p>
          <w:p w14:paraId="29705BB7" w14:textId="40F7C993" w:rsidR="001C2708" w:rsidRDefault="001C2708">
            <w:pPr>
              <w:widowControl w:val="0"/>
              <w:spacing w:line="240" w:lineRule="auto"/>
            </w:pPr>
          </w:p>
          <w:p w14:paraId="117046CE" w14:textId="3A50A998" w:rsidR="001C2708" w:rsidRDefault="001C2708">
            <w:pPr>
              <w:widowControl w:val="0"/>
              <w:spacing w:line="240" w:lineRule="auto"/>
            </w:pPr>
          </w:p>
          <w:p w14:paraId="658AD444" w14:textId="6D62BE7F" w:rsidR="001C2708" w:rsidRDefault="001C2708">
            <w:pPr>
              <w:widowControl w:val="0"/>
              <w:spacing w:line="240" w:lineRule="auto"/>
            </w:pPr>
          </w:p>
          <w:p w14:paraId="20DBD803" w14:textId="4D65A5ED" w:rsidR="001C2708" w:rsidRDefault="001C2708">
            <w:pPr>
              <w:widowControl w:val="0"/>
              <w:spacing w:line="240" w:lineRule="auto"/>
            </w:pPr>
          </w:p>
          <w:p w14:paraId="75ADB466" w14:textId="73734826" w:rsidR="001C2708" w:rsidRDefault="001C2708">
            <w:pPr>
              <w:widowControl w:val="0"/>
              <w:spacing w:line="240" w:lineRule="auto"/>
            </w:pPr>
          </w:p>
        </w:tc>
      </w:tr>
    </w:tbl>
    <w:p w14:paraId="12E497E8" w14:textId="77777777" w:rsidR="001C2708" w:rsidRDefault="001C2708"/>
    <w:p w14:paraId="66A45C92" w14:textId="77777777" w:rsidR="001C2708" w:rsidRDefault="001C2708"/>
    <w:tbl>
      <w:tblPr>
        <w:tblStyle w:val="a3"/>
        <w:tblW w:w="9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0"/>
      </w:tblGrid>
      <w:tr w:rsidR="001C2708" w14:paraId="34B8F0DF" w14:textId="77777777" w:rsidTr="55411DB3">
        <w:tc>
          <w:tcPr>
            <w:tcW w:w="9450" w:type="dxa"/>
            <w:tcMar>
              <w:top w:w="100" w:type="dxa"/>
              <w:left w:w="100" w:type="dxa"/>
              <w:bottom w:w="100" w:type="dxa"/>
              <w:right w:w="100" w:type="dxa"/>
            </w:tcMar>
          </w:tcPr>
          <w:p w14:paraId="39AF6B46" w14:textId="1FA1C303" w:rsidR="001C2708" w:rsidRDefault="46A124F2" w:rsidP="4F665C81">
            <w:pPr>
              <w:spacing w:line="259" w:lineRule="auto"/>
              <w:rPr>
                <w:rFonts w:ascii="Aptos" w:eastAsia="Aptos" w:hAnsi="Aptos" w:cs="Aptos"/>
                <w:color w:val="FFFFFF" w:themeColor="background1"/>
                <w:sz w:val="24"/>
                <w:szCs w:val="24"/>
              </w:rPr>
            </w:pPr>
            <w:r w:rsidRPr="4F665C81">
              <w:rPr>
                <w:b/>
                <w:bCs/>
              </w:rPr>
              <w:t>Question</w:t>
            </w:r>
            <w:r w:rsidR="1194277F" w:rsidRPr="4F665C81">
              <w:rPr>
                <w:b/>
                <w:bCs/>
              </w:rPr>
              <w:t xml:space="preserve"> 4: </w:t>
            </w:r>
            <w:r w:rsidR="1194277F" w:rsidRPr="4F665C81">
              <w:rPr>
                <w:rFonts w:ascii="Aptos" w:eastAsia="Aptos" w:hAnsi="Aptos" w:cs="Aptos"/>
                <w:b/>
                <w:bCs/>
                <w:sz w:val="24"/>
                <w:szCs w:val="24"/>
                <w:lang w:val="en-US"/>
              </w:rPr>
              <w:t>Typography, Design and Layout</w:t>
            </w:r>
          </w:p>
          <w:p w14:paraId="0E7800A3" w14:textId="731857DB" w:rsidR="61D59E26" w:rsidRDefault="148EC75A"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33EBD014" w14:textId="7C8555DE" w:rsidR="211395B1" w:rsidRDefault="50606E28" w:rsidP="1DC70C45">
            <w:pPr>
              <w:spacing w:after="160" w:line="257" w:lineRule="auto"/>
              <w:rPr>
                <w:rFonts w:ascii="Aptos" w:eastAsia="Aptos" w:hAnsi="Aptos" w:cs="Aptos"/>
                <w:lang w:val="en-US"/>
              </w:rPr>
            </w:pPr>
            <w:r w:rsidRPr="55411DB3">
              <w:rPr>
                <w:rFonts w:ascii="Aptos" w:eastAsia="Aptos" w:hAnsi="Aptos" w:cs="Aptos"/>
                <w:lang w:val="en-US"/>
              </w:rPr>
              <w:t xml:space="preserve">Analyze the use of typography and layout practices that both brands use in their logos. Write a 200-word response that explains how they adhere to at least two of the following: </w:t>
            </w:r>
            <w:r w:rsidRPr="55411DB3">
              <w:rPr>
                <w:rFonts w:ascii="Aptos" w:eastAsia="Aptos" w:hAnsi="Aptos" w:cs="Aptos"/>
                <w:b/>
                <w:bCs/>
                <w:lang w:val="en-US"/>
              </w:rPr>
              <w:t>type choices</w:t>
            </w:r>
            <w:r w:rsidRPr="55411DB3">
              <w:rPr>
                <w:rFonts w:ascii="Aptos" w:eastAsia="Aptos" w:hAnsi="Aptos" w:cs="Aptos"/>
                <w:lang w:val="en-US"/>
              </w:rPr>
              <w:t xml:space="preserve">, </w:t>
            </w:r>
            <w:r w:rsidRPr="55411DB3">
              <w:rPr>
                <w:rFonts w:ascii="Aptos" w:eastAsia="Aptos" w:hAnsi="Aptos" w:cs="Aptos"/>
                <w:b/>
                <w:bCs/>
                <w:lang w:val="en-US"/>
              </w:rPr>
              <w:t>alignment</w:t>
            </w:r>
            <w:r w:rsidRPr="55411DB3">
              <w:rPr>
                <w:rFonts w:ascii="Aptos" w:eastAsia="Aptos" w:hAnsi="Aptos" w:cs="Aptos"/>
                <w:lang w:val="en-US"/>
              </w:rPr>
              <w:t xml:space="preserve">, </w:t>
            </w:r>
            <w:r w:rsidRPr="55411DB3">
              <w:rPr>
                <w:rFonts w:ascii="Aptos" w:eastAsia="Aptos" w:hAnsi="Aptos" w:cs="Aptos"/>
                <w:b/>
                <w:bCs/>
                <w:lang w:val="en-US"/>
              </w:rPr>
              <w:t>layout styles</w:t>
            </w:r>
            <w:r w:rsidRPr="55411DB3">
              <w:rPr>
                <w:rFonts w:ascii="Aptos" w:eastAsia="Aptos" w:hAnsi="Aptos" w:cs="Aptos"/>
                <w:lang w:val="en-US"/>
              </w:rPr>
              <w:t xml:space="preserve">, </w:t>
            </w:r>
            <w:r w:rsidRPr="55411DB3">
              <w:rPr>
                <w:rFonts w:ascii="Aptos" w:eastAsia="Aptos" w:hAnsi="Aptos" w:cs="Aptos"/>
                <w:b/>
                <w:bCs/>
                <w:lang w:val="en-US"/>
              </w:rPr>
              <w:t>visual hierarchy</w:t>
            </w:r>
            <w:r w:rsidRPr="55411DB3">
              <w:rPr>
                <w:rFonts w:ascii="Aptos" w:eastAsia="Aptos" w:hAnsi="Aptos" w:cs="Aptos"/>
                <w:lang w:val="en-US"/>
              </w:rPr>
              <w:t>, or other layout principles as discussed in Units 2.2 and 2.3, Typography and Layout. Your response must indicate your two choices from those listed in bold above and include substantive information about each. Use in-text citations if borrowing information from the course materials. No outside sources should be used.</w:t>
            </w:r>
          </w:p>
          <w:p w14:paraId="04D3D5FE" w14:textId="2528973F" w:rsidR="1DC70C45" w:rsidRDefault="1DC70C45" w:rsidP="1DC70C45">
            <w:pPr>
              <w:spacing w:line="259" w:lineRule="auto"/>
              <w:rPr>
                <w:rFonts w:ascii="Aptos" w:eastAsia="Aptos" w:hAnsi="Aptos" w:cs="Aptos"/>
                <w:color w:val="000000" w:themeColor="text1"/>
                <w:sz w:val="24"/>
                <w:szCs w:val="24"/>
                <w:lang w:val="en-US"/>
              </w:rPr>
            </w:pPr>
          </w:p>
          <w:p w14:paraId="4A803D35" w14:textId="2F112B00" w:rsidR="001C2708" w:rsidRDefault="001C2708" w:rsidP="39D4EF90">
            <w:pPr>
              <w:spacing w:line="259" w:lineRule="auto"/>
              <w:rPr>
                <w:rFonts w:ascii="Aptos" w:eastAsia="Aptos" w:hAnsi="Aptos" w:cs="Aptos"/>
                <w:sz w:val="24"/>
                <w:szCs w:val="24"/>
                <w:lang w:val="en-US"/>
              </w:rPr>
            </w:pPr>
          </w:p>
        </w:tc>
      </w:tr>
      <w:tr w:rsidR="001C2708" w14:paraId="56FA523F" w14:textId="77777777" w:rsidTr="55411DB3">
        <w:tc>
          <w:tcPr>
            <w:tcW w:w="9450" w:type="dxa"/>
            <w:shd w:val="clear" w:color="auto" w:fill="auto"/>
            <w:tcMar>
              <w:top w:w="100" w:type="dxa"/>
              <w:left w:w="100" w:type="dxa"/>
              <w:bottom w:w="100" w:type="dxa"/>
              <w:right w:w="100" w:type="dxa"/>
            </w:tcMar>
          </w:tcPr>
          <w:p w14:paraId="29CA516D" w14:textId="13FB5122" w:rsidR="001C2708" w:rsidRDefault="001C2708" w:rsidP="4F665C81">
            <w:pPr>
              <w:widowControl w:val="0"/>
              <w:spacing w:line="240" w:lineRule="auto"/>
              <w:rPr>
                <w:color w:val="111111"/>
                <w:lang w:val="en-US"/>
              </w:rPr>
            </w:pPr>
          </w:p>
          <w:p w14:paraId="774DCF15" w14:textId="1B55FD34" w:rsidR="001C2708" w:rsidRDefault="001C2708" w:rsidP="4F665C81">
            <w:pPr>
              <w:widowControl w:val="0"/>
              <w:spacing w:line="240" w:lineRule="auto"/>
              <w:rPr>
                <w:color w:val="111111"/>
                <w:lang w:val="en-US"/>
              </w:rPr>
            </w:pPr>
          </w:p>
          <w:p w14:paraId="26068E64" w14:textId="5E0C28B3" w:rsidR="001C2708" w:rsidRDefault="001C2708" w:rsidP="4F665C81">
            <w:pPr>
              <w:widowControl w:val="0"/>
              <w:spacing w:line="240" w:lineRule="auto"/>
              <w:rPr>
                <w:color w:val="111111"/>
                <w:lang w:val="en-US"/>
              </w:rPr>
            </w:pPr>
          </w:p>
          <w:p w14:paraId="0D3C7FFF" w14:textId="33E50CC6" w:rsidR="001C2708" w:rsidRDefault="001C2708" w:rsidP="4F665C81">
            <w:pPr>
              <w:widowControl w:val="0"/>
              <w:spacing w:line="240" w:lineRule="auto"/>
              <w:rPr>
                <w:color w:val="111111"/>
                <w:lang w:val="en-US"/>
              </w:rPr>
            </w:pPr>
          </w:p>
          <w:p w14:paraId="795A497B" w14:textId="6B979731" w:rsidR="001C2708" w:rsidRDefault="001C2708" w:rsidP="4F665C81">
            <w:pPr>
              <w:widowControl w:val="0"/>
              <w:spacing w:line="240" w:lineRule="auto"/>
              <w:rPr>
                <w:color w:val="111111"/>
                <w:lang w:val="en-US"/>
              </w:rPr>
            </w:pPr>
          </w:p>
          <w:p w14:paraId="4785116D" w14:textId="0A6C7238" w:rsidR="001C2708" w:rsidRDefault="001C2708" w:rsidP="581EE82E">
            <w:pPr>
              <w:widowControl w:val="0"/>
              <w:spacing w:line="240" w:lineRule="auto"/>
              <w:rPr>
                <w:color w:val="111111"/>
                <w:lang w:val="en-US"/>
              </w:rPr>
            </w:pPr>
          </w:p>
        </w:tc>
      </w:tr>
    </w:tbl>
    <w:p w14:paraId="5C3217F2" w14:textId="77777777" w:rsidR="001C2708" w:rsidRDefault="001C2708"/>
    <w:p w14:paraId="08CD8FAF" w14:textId="77777777" w:rsidR="001C2708" w:rsidRDefault="001C2708"/>
    <w:p w14:paraId="40B0DD6C" w14:textId="195783EE" w:rsidR="1DC70C45" w:rsidRDefault="1DC70C45">
      <w:pPr>
        <w:rPr>
          <w:ins w:id="0" w:author="Hulsey, Olivia" w:date="2024-10-30T23:20:00Z"/>
        </w:rPr>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53B63E65" w14:textId="77777777" w:rsidTr="55411DB3">
        <w:trPr>
          <w:trHeight w:val="300"/>
        </w:trPr>
        <w:tc>
          <w:tcPr>
            <w:tcW w:w="9450" w:type="dxa"/>
            <w:tcMar>
              <w:top w:w="100" w:type="dxa"/>
              <w:left w:w="100" w:type="dxa"/>
              <w:bottom w:w="100" w:type="dxa"/>
              <w:right w:w="100" w:type="dxa"/>
            </w:tcMar>
          </w:tcPr>
          <w:p w14:paraId="3390888D" w14:textId="7C4F0C3A" w:rsidR="5C43CA1D" w:rsidRDefault="2AA79BA5" w:rsidP="1DC70C45">
            <w:pPr>
              <w:spacing w:line="259" w:lineRule="auto"/>
              <w:rPr>
                <w:rFonts w:ascii="Aptos" w:eastAsia="Aptos" w:hAnsi="Aptos" w:cs="Aptos"/>
                <w:color w:val="FFFFFF" w:themeColor="background1"/>
                <w:sz w:val="24"/>
                <w:szCs w:val="24"/>
                <w:lang w:val="en-US"/>
              </w:rPr>
            </w:pPr>
            <w:r w:rsidRPr="63CA9211">
              <w:rPr>
                <w:b/>
                <w:bCs/>
                <w:lang w:val="en-US"/>
              </w:rPr>
              <w:t xml:space="preserve">Question 5: Role of Visual Design in Communication </w:t>
            </w:r>
          </w:p>
          <w:p w14:paraId="6D6D239C" w14:textId="3F2BC2F1" w:rsidR="5C43CA1D" w:rsidRDefault="497DCB08" w:rsidP="63CA9211">
            <w:pPr>
              <w:spacing w:after="160" w:line="259" w:lineRule="auto"/>
              <w:rPr>
                <w:rFonts w:ascii="Aptos" w:eastAsia="Aptos" w:hAnsi="Aptos" w:cs="Aptos"/>
                <w:lang w:val="en-US"/>
              </w:rPr>
            </w:pPr>
            <w:r w:rsidRPr="63CA9211">
              <w:rPr>
                <w:rFonts w:ascii="Aptos" w:eastAsia="Aptos" w:hAnsi="Aptos" w:cs="Aptos"/>
                <w:lang w:val="en-US"/>
              </w:rPr>
              <w:lastRenderedPageBreak/>
              <w:t xml:space="preserve"> </w:t>
            </w:r>
          </w:p>
          <w:p w14:paraId="4E589C1B" w14:textId="102C978C" w:rsidR="5C43CA1D" w:rsidRDefault="74F8419C" w:rsidP="1DC70C45">
            <w:pPr>
              <w:spacing w:after="160" w:line="257" w:lineRule="auto"/>
              <w:rPr>
                <w:rFonts w:ascii="Aptos" w:eastAsia="Aptos" w:hAnsi="Aptos" w:cs="Aptos"/>
                <w:lang w:val="en-US"/>
              </w:rPr>
            </w:pPr>
            <w:r w:rsidRPr="55411DB3">
              <w:rPr>
                <w:rFonts w:ascii="Aptos" w:eastAsia="Aptos" w:hAnsi="Aptos" w:cs="Aptos"/>
                <w:lang w:val="en-US"/>
              </w:rPr>
              <w:t xml:space="preserve">Propose how your UX/UI team should use </w:t>
            </w:r>
            <w:r w:rsidRPr="55411DB3">
              <w:rPr>
                <w:rFonts w:ascii="Aptos" w:eastAsia="Aptos" w:hAnsi="Aptos" w:cs="Aptos"/>
                <w:b/>
                <w:bCs/>
                <w:lang w:val="en-US"/>
              </w:rPr>
              <w:t>Ideation and Visual Thinking</w:t>
            </w:r>
            <w:r w:rsidRPr="55411DB3">
              <w:rPr>
                <w:rFonts w:ascii="Aptos" w:eastAsia="Aptos" w:hAnsi="Aptos" w:cs="Aptos"/>
                <w:lang w:val="en-US"/>
              </w:rPr>
              <w:t xml:space="preserve">, </w:t>
            </w:r>
            <w:r w:rsidRPr="55411DB3">
              <w:rPr>
                <w:rFonts w:ascii="Aptos" w:eastAsia="Aptos" w:hAnsi="Aptos" w:cs="Aptos"/>
                <w:b/>
                <w:bCs/>
                <w:lang w:val="en-US"/>
              </w:rPr>
              <w:t>Storytelling</w:t>
            </w:r>
            <w:r w:rsidRPr="55411DB3">
              <w:rPr>
                <w:rFonts w:ascii="Aptos" w:eastAsia="Aptos" w:hAnsi="Aptos" w:cs="Aptos"/>
                <w:lang w:val="en-US"/>
              </w:rPr>
              <w:t xml:space="preserve">, and </w:t>
            </w:r>
            <w:r w:rsidRPr="55411DB3">
              <w:rPr>
                <w:rFonts w:ascii="Aptos" w:eastAsia="Aptos" w:hAnsi="Aptos" w:cs="Aptos"/>
                <w:b/>
                <w:bCs/>
                <w:lang w:val="en-US"/>
              </w:rPr>
              <w:t xml:space="preserve">Inspiration </w:t>
            </w:r>
            <w:r w:rsidRPr="55411DB3">
              <w:rPr>
                <w:rFonts w:ascii="Aptos" w:eastAsia="Aptos" w:hAnsi="Aptos" w:cs="Aptos"/>
                <w:lang w:val="en-US"/>
              </w:rPr>
              <w:t>as discussed in Unit 3.1, Creative Process to build a logo for Bad Apples Cider Company. Consider how the company’s name can be represented visually, and how your team could apply at least two of the concepts listed in bold above to build a logo that successfully communicates with consumers. Your 200-word response must indicate your two choices and include substantive information about each. Use in-text citations if borrowing information from the course materials. No outside sources should be used.</w:t>
            </w:r>
          </w:p>
          <w:p w14:paraId="15CF35D4" w14:textId="480C0FE0" w:rsidR="5C43CA1D" w:rsidRDefault="5C43CA1D" w:rsidP="1DC70C45">
            <w:pPr>
              <w:spacing w:line="259" w:lineRule="auto"/>
              <w:rPr>
                <w:rFonts w:ascii="Aptos" w:eastAsia="Aptos" w:hAnsi="Aptos" w:cs="Aptos"/>
                <w:sz w:val="24"/>
                <w:szCs w:val="24"/>
                <w:lang w:val="en-US"/>
              </w:rPr>
            </w:pPr>
          </w:p>
        </w:tc>
      </w:tr>
      <w:tr w:rsidR="581EE82E" w14:paraId="1C299024" w14:textId="77777777" w:rsidTr="55411DB3">
        <w:trPr>
          <w:trHeight w:val="300"/>
        </w:trPr>
        <w:tc>
          <w:tcPr>
            <w:tcW w:w="9450" w:type="dxa"/>
            <w:shd w:val="clear" w:color="auto" w:fill="auto"/>
            <w:tcMar>
              <w:top w:w="100" w:type="dxa"/>
              <w:left w:w="100" w:type="dxa"/>
              <w:bottom w:w="100" w:type="dxa"/>
              <w:right w:w="100" w:type="dxa"/>
            </w:tcMar>
          </w:tcPr>
          <w:p w14:paraId="0152ADB1" w14:textId="521ACEE6" w:rsidR="5D1C153C" w:rsidRDefault="5D1C153C" w:rsidP="4F665C81">
            <w:pPr>
              <w:widowControl w:val="0"/>
              <w:spacing w:line="240" w:lineRule="auto"/>
              <w:rPr>
                <w:color w:val="111111"/>
                <w:lang w:val="en-US"/>
              </w:rPr>
            </w:pPr>
          </w:p>
          <w:p w14:paraId="01E11AB6" w14:textId="7BFB350C" w:rsidR="5D1C153C" w:rsidRDefault="5D1C153C" w:rsidP="4F665C81">
            <w:pPr>
              <w:widowControl w:val="0"/>
              <w:spacing w:line="240" w:lineRule="auto"/>
              <w:rPr>
                <w:color w:val="111111"/>
                <w:lang w:val="en-US"/>
              </w:rPr>
            </w:pPr>
          </w:p>
          <w:p w14:paraId="10627B8B" w14:textId="41A81948" w:rsidR="5D1C153C" w:rsidRDefault="5D1C153C" w:rsidP="4F665C81">
            <w:pPr>
              <w:widowControl w:val="0"/>
              <w:spacing w:line="240" w:lineRule="auto"/>
              <w:rPr>
                <w:color w:val="111111"/>
                <w:lang w:val="en-US"/>
              </w:rPr>
            </w:pPr>
          </w:p>
          <w:p w14:paraId="443D12D4" w14:textId="634A1DD8" w:rsidR="5D1C153C" w:rsidRDefault="5D1C153C" w:rsidP="4F665C81">
            <w:pPr>
              <w:widowControl w:val="0"/>
              <w:spacing w:line="240" w:lineRule="auto"/>
              <w:rPr>
                <w:color w:val="111111"/>
                <w:lang w:val="en-US"/>
              </w:rPr>
            </w:pPr>
          </w:p>
          <w:p w14:paraId="125EBE8D" w14:textId="531211E8" w:rsidR="5D1C153C" w:rsidRDefault="5D1C153C" w:rsidP="4F665C81">
            <w:pPr>
              <w:widowControl w:val="0"/>
              <w:spacing w:line="240" w:lineRule="auto"/>
              <w:rPr>
                <w:color w:val="111111"/>
                <w:lang w:val="en-US"/>
              </w:rPr>
            </w:pPr>
          </w:p>
          <w:p w14:paraId="261DFAFF" w14:textId="6510229E" w:rsidR="5D1C153C" w:rsidRDefault="5D1C153C" w:rsidP="4F665C81">
            <w:pPr>
              <w:widowControl w:val="0"/>
              <w:spacing w:line="240" w:lineRule="auto"/>
              <w:rPr>
                <w:color w:val="111111"/>
                <w:lang w:val="en-US"/>
              </w:rPr>
            </w:pPr>
          </w:p>
          <w:p w14:paraId="0293638C" w14:textId="0DF5F71B" w:rsidR="5D1C153C" w:rsidRDefault="5D1C153C" w:rsidP="581EE82E">
            <w:pPr>
              <w:widowControl w:val="0"/>
              <w:spacing w:line="240" w:lineRule="auto"/>
              <w:rPr>
                <w:color w:val="111111"/>
                <w:lang w:val="en-US"/>
              </w:rPr>
            </w:pPr>
          </w:p>
        </w:tc>
      </w:tr>
    </w:tbl>
    <w:p w14:paraId="4CBFBDE0" w14:textId="6278C0A1" w:rsidR="001C2708" w:rsidRDefault="001C2708" w:rsidP="581EE82E"/>
    <w:p w14:paraId="7AF0232F" w14:textId="77777777" w:rsidR="001C2708" w:rsidRDefault="001C2708"/>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9340"/>
      </w:tblGrid>
      <w:tr w:rsidR="581EE82E" w14:paraId="4A3BCCD3" w14:textId="77777777" w:rsidTr="34EEAEA4">
        <w:trPr>
          <w:trHeight w:val="300"/>
        </w:trPr>
        <w:tc>
          <w:tcPr>
            <w:tcW w:w="9450" w:type="dxa"/>
            <w:shd w:val="clear" w:color="auto" w:fill="FFFFFF" w:themeFill="background1"/>
            <w:tcMar>
              <w:top w:w="100" w:type="dxa"/>
              <w:left w:w="100" w:type="dxa"/>
              <w:bottom w:w="100" w:type="dxa"/>
              <w:right w:w="100" w:type="dxa"/>
            </w:tcMar>
          </w:tcPr>
          <w:p w14:paraId="74B4F0D4" w14:textId="55E91645" w:rsidR="01CF25A0" w:rsidRDefault="6D3E7991" w:rsidP="4F665C81">
            <w:pPr>
              <w:spacing w:line="259" w:lineRule="auto"/>
              <w:rPr>
                <w:rFonts w:ascii="Aptos" w:eastAsia="Aptos" w:hAnsi="Aptos" w:cs="Aptos"/>
                <w:color w:val="FFFFFF" w:themeColor="background1"/>
                <w:sz w:val="24"/>
                <w:szCs w:val="24"/>
                <w:lang w:val="en-US"/>
              </w:rPr>
            </w:pPr>
            <w:r w:rsidRPr="4F665C81">
              <w:rPr>
                <w:b/>
                <w:bCs/>
              </w:rPr>
              <w:t xml:space="preserve">Question </w:t>
            </w:r>
            <w:r w:rsidR="01CF25A0" w:rsidRPr="4F665C81">
              <w:rPr>
                <w:b/>
                <w:bCs/>
              </w:rPr>
              <w:t xml:space="preserve">6: </w:t>
            </w:r>
            <w:r w:rsidR="01CF25A0" w:rsidRPr="4F665C81">
              <w:rPr>
                <w:rFonts w:ascii="Aptos" w:eastAsia="Aptos" w:hAnsi="Aptos" w:cs="Aptos"/>
                <w:b/>
                <w:bCs/>
                <w:sz w:val="24"/>
                <w:szCs w:val="24"/>
                <w:lang w:val="en-US"/>
              </w:rPr>
              <w:t xml:space="preserve">Influence of Visual Design </w:t>
            </w:r>
          </w:p>
          <w:p w14:paraId="6B7B40DB" w14:textId="1F6C9613" w:rsidR="01CF25A0" w:rsidRDefault="63EBFD0E" w:rsidP="1DC70C45">
            <w:pPr>
              <w:spacing w:after="160" w:line="257" w:lineRule="auto"/>
              <w:rPr>
                <w:rFonts w:ascii="Aptos" w:eastAsia="Aptos" w:hAnsi="Aptos" w:cs="Aptos"/>
                <w:lang w:val="en-US"/>
              </w:rPr>
            </w:pPr>
            <w:r w:rsidRPr="63CA9211">
              <w:rPr>
                <w:rFonts w:ascii="Aptos" w:eastAsia="Aptos" w:hAnsi="Aptos" w:cs="Aptos"/>
                <w:lang w:val="en-US"/>
              </w:rPr>
              <w:t xml:space="preserve"> </w:t>
            </w:r>
          </w:p>
          <w:p w14:paraId="40C05D87" w14:textId="7968CFDF" w:rsidR="01CF25A0" w:rsidRDefault="01CF25A0" w:rsidP="1DC70C45">
            <w:pPr>
              <w:spacing w:after="160" w:line="257" w:lineRule="auto"/>
              <w:rPr>
                <w:rFonts w:ascii="Aptos" w:eastAsia="Aptos" w:hAnsi="Aptos" w:cs="Aptos"/>
                <w:lang w:val="en-US"/>
              </w:rPr>
            </w:pPr>
          </w:p>
          <w:p w14:paraId="055E1D47" w14:textId="2CE4648C" w:rsidR="01CF25A0" w:rsidRDefault="2CF042E0" w:rsidP="1DC70C45">
            <w:pPr>
              <w:spacing w:after="160" w:line="257" w:lineRule="auto"/>
              <w:rPr>
                <w:rFonts w:ascii="Aptos" w:eastAsia="Aptos" w:hAnsi="Aptos" w:cs="Aptos"/>
                <w:lang w:val="en-US"/>
              </w:rPr>
            </w:pPr>
            <w:r w:rsidRPr="34EEAEA4">
              <w:rPr>
                <w:rFonts w:ascii="Aptos" w:eastAsia="Aptos" w:hAnsi="Aptos" w:cs="Aptos"/>
                <w:lang w:val="en-US"/>
              </w:rPr>
              <w:t>Explain at least three ways that Bad Apple</w:t>
            </w:r>
            <w:r w:rsidR="057D7150" w:rsidRPr="34EEAEA4">
              <w:rPr>
                <w:rFonts w:ascii="Aptos" w:eastAsia="Aptos" w:hAnsi="Aptos" w:cs="Aptos"/>
                <w:lang w:val="en-US"/>
              </w:rPr>
              <w:t>s</w:t>
            </w:r>
            <w:r w:rsidRPr="34EEAEA4">
              <w:rPr>
                <w:rFonts w:ascii="Aptos" w:eastAsia="Aptos" w:hAnsi="Aptos" w:cs="Aptos"/>
                <w:lang w:val="en-US"/>
              </w:rPr>
              <w:t xml:space="preserve"> Cider Company can use Visual Design in </w:t>
            </w:r>
            <w:r w:rsidRPr="34EEAEA4">
              <w:rPr>
                <w:rFonts w:ascii="Aptos" w:eastAsia="Aptos" w:hAnsi="Aptos" w:cs="Aptos"/>
                <w:b/>
                <w:bCs/>
                <w:lang w:val="en-US"/>
              </w:rPr>
              <w:t>Advertising</w:t>
            </w:r>
            <w:r w:rsidRPr="34EEAEA4">
              <w:rPr>
                <w:rFonts w:ascii="Aptos" w:eastAsia="Aptos" w:hAnsi="Aptos" w:cs="Aptos"/>
                <w:lang w:val="en-US"/>
              </w:rPr>
              <w:t xml:space="preserve">, </w:t>
            </w:r>
            <w:r w:rsidRPr="34EEAEA4">
              <w:rPr>
                <w:rFonts w:ascii="Aptos" w:eastAsia="Aptos" w:hAnsi="Aptos" w:cs="Aptos"/>
                <w:b/>
                <w:bCs/>
                <w:lang w:val="en-US"/>
              </w:rPr>
              <w:t>Public Relations</w:t>
            </w:r>
            <w:r w:rsidRPr="34EEAEA4">
              <w:rPr>
                <w:rFonts w:ascii="Aptos" w:eastAsia="Aptos" w:hAnsi="Aptos" w:cs="Aptos"/>
                <w:lang w:val="en-US"/>
              </w:rPr>
              <w:t xml:space="preserve">, </w:t>
            </w:r>
            <w:r w:rsidRPr="34EEAEA4">
              <w:rPr>
                <w:rFonts w:ascii="Aptos" w:eastAsia="Aptos" w:hAnsi="Aptos" w:cs="Aptos"/>
                <w:b/>
                <w:bCs/>
                <w:lang w:val="en-US"/>
              </w:rPr>
              <w:t>Infographics</w:t>
            </w:r>
            <w:r w:rsidRPr="34EEAEA4">
              <w:rPr>
                <w:rFonts w:ascii="Aptos" w:eastAsia="Aptos" w:hAnsi="Aptos" w:cs="Aptos"/>
                <w:lang w:val="en-US"/>
              </w:rPr>
              <w:t xml:space="preserve">, and </w:t>
            </w:r>
            <w:r w:rsidRPr="34EEAEA4">
              <w:rPr>
                <w:rFonts w:ascii="Aptos" w:eastAsia="Aptos" w:hAnsi="Aptos" w:cs="Aptos"/>
                <w:b/>
                <w:bCs/>
                <w:lang w:val="en-US"/>
              </w:rPr>
              <w:t>Publishing</w:t>
            </w:r>
            <w:r w:rsidRPr="34EEAEA4">
              <w:rPr>
                <w:rFonts w:ascii="Aptos" w:eastAsia="Aptos" w:hAnsi="Aptos" w:cs="Aptos"/>
                <w:lang w:val="en-US"/>
              </w:rPr>
              <w:t xml:space="preserve"> as discussed in Unit 3.2, the Influence of Visual Design. Keep in mind brand consistency and how other design factors like images and color play a role in visual communication. Your 200-word response must clearly indicate your three choices from those listed in bold above and include substantive information about each. Use in-text citations if borrowing information from the course materials. No outside sources should be used.</w:t>
            </w:r>
          </w:p>
          <w:p w14:paraId="5AA7A1B6" w14:textId="4942A464" w:rsidR="01CF25A0" w:rsidRDefault="01CF25A0" w:rsidP="1DC70C45">
            <w:pPr>
              <w:spacing w:line="259" w:lineRule="auto"/>
              <w:rPr>
                <w:rFonts w:ascii="Aptos" w:eastAsia="Aptos" w:hAnsi="Aptos" w:cs="Aptos"/>
                <w:sz w:val="24"/>
                <w:szCs w:val="24"/>
                <w:lang w:val="en-US"/>
              </w:rPr>
            </w:pPr>
          </w:p>
        </w:tc>
      </w:tr>
      <w:tr w:rsidR="581EE82E" w14:paraId="79D71D1A" w14:textId="77777777" w:rsidTr="34EEAEA4">
        <w:trPr>
          <w:trHeight w:val="300"/>
        </w:trPr>
        <w:tc>
          <w:tcPr>
            <w:tcW w:w="9450" w:type="dxa"/>
            <w:shd w:val="clear" w:color="auto" w:fill="auto"/>
            <w:tcMar>
              <w:top w:w="100" w:type="dxa"/>
              <w:left w:w="100" w:type="dxa"/>
              <w:bottom w:w="100" w:type="dxa"/>
              <w:right w:w="100" w:type="dxa"/>
            </w:tcMar>
          </w:tcPr>
          <w:p w14:paraId="5D1A7F24" w14:textId="37205D6F" w:rsidR="4F665C81" w:rsidRDefault="4F665C81" w:rsidP="4F665C81">
            <w:pPr>
              <w:widowControl w:val="0"/>
              <w:spacing w:line="240" w:lineRule="auto"/>
              <w:rPr>
                <w:color w:val="111111"/>
                <w:lang w:val="en-US"/>
              </w:rPr>
            </w:pPr>
          </w:p>
          <w:p w14:paraId="19078876" w14:textId="32E2AD9C" w:rsidR="01CF25A0" w:rsidRDefault="01CF25A0" w:rsidP="4F665C81">
            <w:pPr>
              <w:widowControl w:val="0"/>
              <w:spacing w:line="240" w:lineRule="auto"/>
              <w:rPr>
                <w:color w:val="111111"/>
                <w:lang w:val="en-US"/>
              </w:rPr>
            </w:pPr>
          </w:p>
          <w:p w14:paraId="01AEA999" w14:textId="156C612B" w:rsidR="01CF25A0" w:rsidRDefault="01CF25A0" w:rsidP="4F665C81">
            <w:pPr>
              <w:widowControl w:val="0"/>
              <w:spacing w:line="240" w:lineRule="auto"/>
              <w:rPr>
                <w:color w:val="111111"/>
                <w:lang w:val="en-US"/>
              </w:rPr>
            </w:pPr>
          </w:p>
          <w:p w14:paraId="3B2E6F41" w14:textId="10938E29" w:rsidR="01CF25A0" w:rsidRDefault="01CF25A0" w:rsidP="4F665C81">
            <w:pPr>
              <w:widowControl w:val="0"/>
              <w:spacing w:line="240" w:lineRule="auto"/>
              <w:rPr>
                <w:color w:val="111111"/>
                <w:lang w:val="en-US"/>
              </w:rPr>
            </w:pPr>
          </w:p>
          <w:p w14:paraId="6253DA9E" w14:textId="6659CCEA" w:rsidR="01CF25A0" w:rsidRDefault="01CF25A0" w:rsidP="581EE82E">
            <w:pPr>
              <w:widowControl w:val="0"/>
              <w:spacing w:line="240" w:lineRule="auto"/>
              <w:rPr>
                <w:color w:val="111111"/>
                <w:lang w:val="en-US"/>
              </w:rPr>
            </w:pPr>
          </w:p>
        </w:tc>
      </w:tr>
    </w:tbl>
    <w:p w14:paraId="2CB8082A" w14:textId="094315A5" w:rsidR="39D4EF90" w:rsidRDefault="39D4EF90" w:rsidP="39D4EF90">
      <w:pPr>
        <w:rPr>
          <w:rFonts w:ascii="Arial Unicode MS" w:eastAsia="Arial Unicode MS" w:hAnsi="Arial Unicode MS" w:cs="Arial Unicode MS"/>
          <w:lang w:val="en-US"/>
        </w:rPr>
      </w:pPr>
    </w:p>
    <w:p w14:paraId="3E668BBA" w14:textId="10EB656C" w:rsidR="28F965D9" w:rsidRDefault="28F965D9" w:rsidP="34EEAEA4">
      <w:pPr>
        <w:rPr>
          <w:rFonts w:ascii="Aptos" w:eastAsia="Aptos" w:hAnsi="Aptos" w:cs="Aptos"/>
          <w:color w:val="222222"/>
          <w:sz w:val="24"/>
          <w:szCs w:val="24"/>
          <w:lang w:val="en-US"/>
        </w:rPr>
      </w:pPr>
      <w:r w:rsidRPr="34EEAEA4">
        <w:rPr>
          <w:rFonts w:ascii="Aptos" w:eastAsia="Aptos" w:hAnsi="Aptos" w:cs="Aptos"/>
          <w:color w:val="222222"/>
          <w:sz w:val="24"/>
          <w:szCs w:val="24"/>
          <w:lang w:val="en-US"/>
        </w:rPr>
        <w:t xml:space="preserve">Image Attributions: </w:t>
      </w:r>
    </w:p>
    <w:p w14:paraId="01C05358" w14:textId="62193650" w:rsidR="28F965D9" w:rsidRDefault="00000000" w:rsidP="34EEAEA4">
      <w:pPr>
        <w:rPr>
          <w:rFonts w:ascii="Aptos" w:eastAsia="Aptos" w:hAnsi="Aptos" w:cs="Aptos"/>
          <w:color w:val="222222"/>
          <w:sz w:val="24"/>
          <w:szCs w:val="24"/>
          <w:lang w:val="en-US"/>
        </w:rPr>
      </w:pPr>
      <w:hyperlink>
        <w:r w:rsidR="28F965D9" w:rsidRPr="34EEAEA4">
          <w:rPr>
            <w:rStyle w:val="Hyperlink"/>
            <w:rFonts w:ascii="Aptos" w:eastAsia="Aptos" w:hAnsi="Aptos" w:cs="Aptos"/>
            <w:sz w:val="24"/>
            <w:szCs w:val="24"/>
            <w:lang w:val="en-US"/>
          </w:rPr>
          <w:t>Coca-Cola bottle</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Ralf </w:t>
      </w:r>
      <w:proofErr w:type="spellStart"/>
      <w:r w:rsidR="28F965D9" w:rsidRPr="34EEAEA4">
        <w:rPr>
          <w:rFonts w:ascii="Aptos" w:eastAsia="Aptos" w:hAnsi="Aptos" w:cs="Aptos"/>
          <w:lang w:val="en-US"/>
        </w:rPr>
        <w:t>Roletschek</w:t>
      </w:r>
      <w:proofErr w:type="spellEnd"/>
      <w:r w:rsidR="28F965D9" w:rsidRPr="34EEAEA4">
        <w:rPr>
          <w:rFonts w:ascii="Aptos" w:eastAsia="Aptos" w:hAnsi="Aptos" w:cs="Aptos"/>
          <w:color w:val="222222"/>
          <w:sz w:val="24"/>
          <w:szCs w:val="24"/>
          <w:lang w:val="en-US"/>
        </w:rPr>
        <w:t xml:space="preserve"> | License: Public domain</w:t>
      </w:r>
    </w:p>
    <w:p w14:paraId="4C26CC1E" w14:textId="461A44DE" w:rsidR="28F965D9" w:rsidRDefault="00000000" w:rsidP="34EEAEA4">
      <w:hyperlink r:id="rId9">
        <w:r w:rsidR="28F965D9" w:rsidRPr="34EEAEA4">
          <w:rPr>
            <w:rStyle w:val="Hyperlink"/>
            <w:rFonts w:ascii="Aptos" w:eastAsia="Aptos" w:hAnsi="Aptos" w:cs="Aptos"/>
            <w:sz w:val="24"/>
            <w:szCs w:val="24"/>
            <w:lang w:val="en-US"/>
          </w:rPr>
          <w:t>Pepsi can</w:t>
        </w:r>
      </w:hyperlink>
      <w:r w:rsidR="28F965D9" w:rsidRPr="34EEAEA4">
        <w:rPr>
          <w:rFonts w:ascii="Aptos" w:eastAsia="Aptos" w:hAnsi="Aptos" w:cs="Aptos"/>
          <w:color w:val="222222"/>
          <w:sz w:val="24"/>
          <w:szCs w:val="24"/>
          <w:lang w:val="en-US"/>
        </w:rPr>
        <w:t xml:space="preserve"> | Author:</w:t>
      </w:r>
      <w:r w:rsidR="28F965D9" w:rsidRPr="34EEAEA4">
        <w:rPr>
          <w:rFonts w:ascii="Aptos" w:eastAsia="Aptos" w:hAnsi="Aptos" w:cs="Aptos"/>
          <w:lang w:val="en-US"/>
        </w:rPr>
        <w:t xml:space="preserve"> </w:t>
      </w:r>
      <w:proofErr w:type="spellStart"/>
      <w:r w:rsidR="28F965D9" w:rsidRPr="34EEAEA4">
        <w:rPr>
          <w:rFonts w:ascii="Aptos" w:eastAsia="Aptos" w:hAnsi="Aptos" w:cs="Aptos"/>
          <w:lang w:val="en-US"/>
        </w:rPr>
        <w:t>Priyam</w:t>
      </w:r>
      <w:proofErr w:type="spellEnd"/>
      <w:r w:rsidR="28F965D9" w:rsidRPr="34EEAEA4">
        <w:rPr>
          <w:rFonts w:ascii="Aptos" w:eastAsia="Aptos" w:hAnsi="Aptos" w:cs="Aptos"/>
          <w:lang w:val="en-US"/>
        </w:rPr>
        <w:t xml:space="preserve"> Patel</w:t>
      </w:r>
      <w:r w:rsidR="28F965D9" w:rsidRPr="34EEAEA4">
        <w:rPr>
          <w:rFonts w:ascii="Aptos" w:eastAsia="Aptos" w:hAnsi="Aptos" w:cs="Aptos"/>
          <w:color w:val="222222"/>
          <w:sz w:val="24"/>
          <w:szCs w:val="24"/>
          <w:lang w:val="en-US"/>
        </w:rPr>
        <w:t xml:space="preserve"> | License: Public domain</w:t>
      </w:r>
    </w:p>
    <w:sectPr w:rsidR="28F965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31F8D"/>
    <w:multiLevelType w:val="multilevel"/>
    <w:tmpl w:val="206C4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634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708"/>
    <w:rsid w:val="000210AA"/>
    <w:rsid w:val="000A05BA"/>
    <w:rsid w:val="001C2708"/>
    <w:rsid w:val="00234680"/>
    <w:rsid w:val="003A12A0"/>
    <w:rsid w:val="004E43C3"/>
    <w:rsid w:val="005009A2"/>
    <w:rsid w:val="0056537A"/>
    <w:rsid w:val="00652D81"/>
    <w:rsid w:val="00700496"/>
    <w:rsid w:val="00766367"/>
    <w:rsid w:val="007959A9"/>
    <w:rsid w:val="007992BD"/>
    <w:rsid w:val="00867097"/>
    <w:rsid w:val="008E578E"/>
    <w:rsid w:val="00A33F96"/>
    <w:rsid w:val="00A63D5D"/>
    <w:rsid w:val="00B50666"/>
    <w:rsid w:val="00D77465"/>
    <w:rsid w:val="00DD4694"/>
    <w:rsid w:val="00E46C0A"/>
    <w:rsid w:val="00E52FAC"/>
    <w:rsid w:val="00F97D5D"/>
    <w:rsid w:val="00FA291D"/>
    <w:rsid w:val="0166BDB8"/>
    <w:rsid w:val="018C901E"/>
    <w:rsid w:val="01A46528"/>
    <w:rsid w:val="01B83B63"/>
    <w:rsid w:val="01CF25A0"/>
    <w:rsid w:val="01D79B7E"/>
    <w:rsid w:val="01DFA10C"/>
    <w:rsid w:val="021D9F22"/>
    <w:rsid w:val="022700E1"/>
    <w:rsid w:val="0285772F"/>
    <w:rsid w:val="02EC8454"/>
    <w:rsid w:val="02F068DC"/>
    <w:rsid w:val="02F4BDA1"/>
    <w:rsid w:val="031607E7"/>
    <w:rsid w:val="0319C838"/>
    <w:rsid w:val="0319D3C3"/>
    <w:rsid w:val="032CF6E4"/>
    <w:rsid w:val="03812FD9"/>
    <w:rsid w:val="0388AAFA"/>
    <w:rsid w:val="039CBD66"/>
    <w:rsid w:val="03C7F4D6"/>
    <w:rsid w:val="04329C0C"/>
    <w:rsid w:val="0476596E"/>
    <w:rsid w:val="04CFDC30"/>
    <w:rsid w:val="057D7150"/>
    <w:rsid w:val="05B75BDB"/>
    <w:rsid w:val="05D3E1E9"/>
    <w:rsid w:val="05DA993A"/>
    <w:rsid w:val="063279DC"/>
    <w:rsid w:val="066B24C1"/>
    <w:rsid w:val="06C6A266"/>
    <w:rsid w:val="06E264CF"/>
    <w:rsid w:val="07191FF1"/>
    <w:rsid w:val="073F2A43"/>
    <w:rsid w:val="074C3775"/>
    <w:rsid w:val="07BEEF22"/>
    <w:rsid w:val="0818C51B"/>
    <w:rsid w:val="084C245D"/>
    <w:rsid w:val="089E21A2"/>
    <w:rsid w:val="0910C1CB"/>
    <w:rsid w:val="0913652E"/>
    <w:rsid w:val="095C5EB9"/>
    <w:rsid w:val="0980ECF2"/>
    <w:rsid w:val="09CC3D85"/>
    <w:rsid w:val="09D7C583"/>
    <w:rsid w:val="09DF5B07"/>
    <w:rsid w:val="0A4634E5"/>
    <w:rsid w:val="0A8F6ACA"/>
    <w:rsid w:val="0B3A0DC9"/>
    <w:rsid w:val="0B843722"/>
    <w:rsid w:val="0BCF086E"/>
    <w:rsid w:val="0D2F2751"/>
    <w:rsid w:val="0DAEC9C3"/>
    <w:rsid w:val="0DCA6DCE"/>
    <w:rsid w:val="0DD24120"/>
    <w:rsid w:val="0DDB6AE0"/>
    <w:rsid w:val="0E5AFB92"/>
    <w:rsid w:val="0E682601"/>
    <w:rsid w:val="0ECA8F9A"/>
    <w:rsid w:val="0EDACC54"/>
    <w:rsid w:val="100AB88A"/>
    <w:rsid w:val="10204231"/>
    <w:rsid w:val="106E4406"/>
    <w:rsid w:val="108F249C"/>
    <w:rsid w:val="1094E0F1"/>
    <w:rsid w:val="10C7892D"/>
    <w:rsid w:val="10D6A84C"/>
    <w:rsid w:val="112E4C94"/>
    <w:rsid w:val="1166B963"/>
    <w:rsid w:val="1194277F"/>
    <w:rsid w:val="11FD2C84"/>
    <w:rsid w:val="12722C7F"/>
    <w:rsid w:val="129826A2"/>
    <w:rsid w:val="129F6D54"/>
    <w:rsid w:val="12A6FDF6"/>
    <w:rsid w:val="130482B7"/>
    <w:rsid w:val="13305B85"/>
    <w:rsid w:val="13BB4325"/>
    <w:rsid w:val="14047A80"/>
    <w:rsid w:val="140C97D6"/>
    <w:rsid w:val="148EC75A"/>
    <w:rsid w:val="14B1EB9E"/>
    <w:rsid w:val="14D56A6C"/>
    <w:rsid w:val="14DC2B72"/>
    <w:rsid w:val="14DD69F7"/>
    <w:rsid w:val="14F6486F"/>
    <w:rsid w:val="150DD9FC"/>
    <w:rsid w:val="15797991"/>
    <w:rsid w:val="15D46368"/>
    <w:rsid w:val="15E6BA62"/>
    <w:rsid w:val="164BD1E3"/>
    <w:rsid w:val="169010A1"/>
    <w:rsid w:val="169B8804"/>
    <w:rsid w:val="16A3874E"/>
    <w:rsid w:val="16E1C953"/>
    <w:rsid w:val="17013F32"/>
    <w:rsid w:val="170BDD26"/>
    <w:rsid w:val="17353D48"/>
    <w:rsid w:val="1737AE46"/>
    <w:rsid w:val="17475ED1"/>
    <w:rsid w:val="17570113"/>
    <w:rsid w:val="17912A7A"/>
    <w:rsid w:val="1796756A"/>
    <w:rsid w:val="1809B698"/>
    <w:rsid w:val="18206B01"/>
    <w:rsid w:val="189BCE33"/>
    <w:rsid w:val="18BBC008"/>
    <w:rsid w:val="18EC1DA3"/>
    <w:rsid w:val="18FDF4BF"/>
    <w:rsid w:val="193E8F37"/>
    <w:rsid w:val="197E600B"/>
    <w:rsid w:val="19D6E08D"/>
    <w:rsid w:val="19E7DAA4"/>
    <w:rsid w:val="1A2D777C"/>
    <w:rsid w:val="1A5C61A9"/>
    <w:rsid w:val="1AAE0284"/>
    <w:rsid w:val="1AEFBB76"/>
    <w:rsid w:val="1B1140D9"/>
    <w:rsid w:val="1B6F5CE8"/>
    <w:rsid w:val="1B72D994"/>
    <w:rsid w:val="1B7C5D4F"/>
    <w:rsid w:val="1BD7B5EA"/>
    <w:rsid w:val="1C103813"/>
    <w:rsid w:val="1C879E80"/>
    <w:rsid w:val="1D531FD2"/>
    <w:rsid w:val="1D5597B7"/>
    <w:rsid w:val="1D7A871F"/>
    <w:rsid w:val="1DC70C45"/>
    <w:rsid w:val="1DEBF70A"/>
    <w:rsid w:val="1E016362"/>
    <w:rsid w:val="1E7756D9"/>
    <w:rsid w:val="1EF44E5E"/>
    <w:rsid w:val="1F16198C"/>
    <w:rsid w:val="1F266832"/>
    <w:rsid w:val="1F2EFAF9"/>
    <w:rsid w:val="1F5A4CE6"/>
    <w:rsid w:val="1F6C8C52"/>
    <w:rsid w:val="1FA5EEF5"/>
    <w:rsid w:val="1FC84B1F"/>
    <w:rsid w:val="1FEB01F0"/>
    <w:rsid w:val="200D4C86"/>
    <w:rsid w:val="201D8FEC"/>
    <w:rsid w:val="202C8445"/>
    <w:rsid w:val="2043BA3E"/>
    <w:rsid w:val="20B038BC"/>
    <w:rsid w:val="2101725F"/>
    <w:rsid w:val="211395B1"/>
    <w:rsid w:val="214096A6"/>
    <w:rsid w:val="215312A8"/>
    <w:rsid w:val="2171C529"/>
    <w:rsid w:val="217216C5"/>
    <w:rsid w:val="21D1493B"/>
    <w:rsid w:val="21D71D3B"/>
    <w:rsid w:val="21E1D003"/>
    <w:rsid w:val="21FE0811"/>
    <w:rsid w:val="2233F80B"/>
    <w:rsid w:val="2239BF1C"/>
    <w:rsid w:val="2293EAB8"/>
    <w:rsid w:val="229BD3F5"/>
    <w:rsid w:val="2303F29C"/>
    <w:rsid w:val="230E632F"/>
    <w:rsid w:val="231813B1"/>
    <w:rsid w:val="232BF7C2"/>
    <w:rsid w:val="234731B8"/>
    <w:rsid w:val="23C90C37"/>
    <w:rsid w:val="23D920D3"/>
    <w:rsid w:val="23EB5AED"/>
    <w:rsid w:val="23FEFAD0"/>
    <w:rsid w:val="24001351"/>
    <w:rsid w:val="245DE404"/>
    <w:rsid w:val="2503723E"/>
    <w:rsid w:val="2505A9E5"/>
    <w:rsid w:val="25676A0C"/>
    <w:rsid w:val="25B23DCD"/>
    <w:rsid w:val="25C7E92D"/>
    <w:rsid w:val="25D01C29"/>
    <w:rsid w:val="266809D8"/>
    <w:rsid w:val="26C0D767"/>
    <w:rsid w:val="26C7F9F9"/>
    <w:rsid w:val="26EEB012"/>
    <w:rsid w:val="27189033"/>
    <w:rsid w:val="2760B79D"/>
    <w:rsid w:val="27C857D4"/>
    <w:rsid w:val="27EDF5DC"/>
    <w:rsid w:val="27EE963F"/>
    <w:rsid w:val="27FB1FB4"/>
    <w:rsid w:val="280DE285"/>
    <w:rsid w:val="281DB6DA"/>
    <w:rsid w:val="28BF7918"/>
    <w:rsid w:val="28F965D9"/>
    <w:rsid w:val="29500BF3"/>
    <w:rsid w:val="2986D021"/>
    <w:rsid w:val="29B874B0"/>
    <w:rsid w:val="29BFD0ED"/>
    <w:rsid w:val="2A5D35EE"/>
    <w:rsid w:val="2AA79BA5"/>
    <w:rsid w:val="2AA9BC97"/>
    <w:rsid w:val="2ACBCEC9"/>
    <w:rsid w:val="2AF254A6"/>
    <w:rsid w:val="2B5ECD80"/>
    <w:rsid w:val="2BF72A82"/>
    <w:rsid w:val="2BFC1DCC"/>
    <w:rsid w:val="2C72D47C"/>
    <w:rsid w:val="2C791308"/>
    <w:rsid w:val="2C7C880D"/>
    <w:rsid w:val="2CC4A38F"/>
    <w:rsid w:val="2CD32325"/>
    <w:rsid w:val="2CD5B053"/>
    <w:rsid w:val="2CF042E0"/>
    <w:rsid w:val="2D902672"/>
    <w:rsid w:val="2D96A969"/>
    <w:rsid w:val="2E24DD23"/>
    <w:rsid w:val="2E791C2C"/>
    <w:rsid w:val="2E8E7413"/>
    <w:rsid w:val="2EE6FDF1"/>
    <w:rsid w:val="2F14474F"/>
    <w:rsid w:val="2F1608E3"/>
    <w:rsid w:val="2F35BDF3"/>
    <w:rsid w:val="2F35CF05"/>
    <w:rsid w:val="2F8123DD"/>
    <w:rsid w:val="2FB8526A"/>
    <w:rsid w:val="2FD66877"/>
    <w:rsid w:val="2FF4D770"/>
    <w:rsid w:val="2FFC842D"/>
    <w:rsid w:val="30609781"/>
    <w:rsid w:val="30E92956"/>
    <w:rsid w:val="3136254C"/>
    <w:rsid w:val="31469270"/>
    <w:rsid w:val="314E8E71"/>
    <w:rsid w:val="31508438"/>
    <w:rsid w:val="318F3D1B"/>
    <w:rsid w:val="319CB899"/>
    <w:rsid w:val="31B0A8BE"/>
    <w:rsid w:val="31C1931B"/>
    <w:rsid w:val="3291D028"/>
    <w:rsid w:val="32A0BD5D"/>
    <w:rsid w:val="32FA824A"/>
    <w:rsid w:val="3372281A"/>
    <w:rsid w:val="33787FA7"/>
    <w:rsid w:val="33AF2037"/>
    <w:rsid w:val="345A5D44"/>
    <w:rsid w:val="348AA6F4"/>
    <w:rsid w:val="34A0BB9D"/>
    <w:rsid w:val="34A453C6"/>
    <w:rsid w:val="34EEAEA4"/>
    <w:rsid w:val="354C37FB"/>
    <w:rsid w:val="35529785"/>
    <w:rsid w:val="35860BC2"/>
    <w:rsid w:val="35DE9F9E"/>
    <w:rsid w:val="35FBB643"/>
    <w:rsid w:val="36827427"/>
    <w:rsid w:val="36A05D0B"/>
    <w:rsid w:val="36E9A4E5"/>
    <w:rsid w:val="36F0175F"/>
    <w:rsid w:val="3731938B"/>
    <w:rsid w:val="375E47B2"/>
    <w:rsid w:val="3781F2E1"/>
    <w:rsid w:val="3791E006"/>
    <w:rsid w:val="380DBD23"/>
    <w:rsid w:val="38839320"/>
    <w:rsid w:val="38D48B1F"/>
    <w:rsid w:val="39701F54"/>
    <w:rsid w:val="39D4EF90"/>
    <w:rsid w:val="3A037C33"/>
    <w:rsid w:val="3A4896BA"/>
    <w:rsid w:val="3AE5742E"/>
    <w:rsid w:val="3B71C954"/>
    <w:rsid w:val="3B9D43F1"/>
    <w:rsid w:val="3BBC849C"/>
    <w:rsid w:val="3C34538A"/>
    <w:rsid w:val="3C3CE27C"/>
    <w:rsid w:val="3C56FFB3"/>
    <w:rsid w:val="3C6EFA7D"/>
    <w:rsid w:val="3C7DA3C4"/>
    <w:rsid w:val="3CCE5EEF"/>
    <w:rsid w:val="3CE01ECA"/>
    <w:rsid w:val="3D1423B6"/>
    <w:rsid w:val="3E4B76C0"/>
    <w:rsid w:val="3E87BBE0"/>
    <w:rsid w:val="3E9B7E21"/>
    <w:rsid w:val="3EE0C0FF"/>
    <w:rsid w:val="3F0D45D8"/>
    <w:rsid w:val="3F1DE3EF"/>
    <w:rsid w:val="3F2E54C3"/>
    <w:rsid w:val="3F403FFF"/>
    <w:rsid w:val="3F504DC7"/>
    <w:rsid w:val="3F93CF56"/>
    <w:rsid w:val="3FA0F195"/>
    <w:rsid w:val="3FCFE1D6"/>
    <w:rsid w:val="4055E50A"/>
    <w:rsid w:val="406FD134"/>
    <w:rsid w:val="40890506"/>
    <w:rsid w:val="40C0A27C"/>
    <w:rsid w:val="40C955C3"/>
    <w:rsid w:val="41143A78"/>
    <w:rsid w:val="412B1878"/>
    <w:rsid w:val="4164FC85"/>
    <w:rsid w:val="418403ED"/>
    <w:rsid w:val="41865384"/>
    <w:rsid w:val="4189EB0F"/>
    <w:rsid w:val="41CA6E87"/>
    <w:rsid w:val="41F4AFAB"/>
    <w:rsid w:val="41FD4959"/>
    <w:rsid w:val="421CADE2"/>
    <w:rsid w:val="42449459"/>
    <w:rsid w:val="425C3A35"/>
    <w:rsid w:val="4282C8A5"/>
    <w:rsid w:val="4313A1FC"/>
    <w:rsid w:val="43179487"/>
    <w:rsid w:val="434373D1"/>
    <w:rsid w:val="43CA0AE0"/>
    <w:rsid w:val="43F87B15"/>
    <w:rsid w:val="440C43B2"/>
    <w:rsid w:val="44477467"/>
    <w:rsid w:val="445A0656"/>
    <w:rsid w:val="4460F42D"/>
    <w:rsid w:val="44977784"/>
    <w:rsid w:val="44AD19B3"/>
    <w:rsid w:val="44D3E512"/>
    <w:rsid w:val="44FB7049"/>
    <w:rsid w:val="45306A5D"/>
    <w:rsid w:val="45335596"/>
    <w:rsid w:val="45A3FA13"/>
    <w:rsid w:val="4670D311"/>
    <w:rsid w:val="469306DC"/>
    <w:rsid w:val="46A124F2"/>
    <w:rsid w:val="46E09327"/>
    <w:rsid w:val="46FA7D63"/>
    <w:rsid w:val="47558B68"/>
    <w:rsid w:val="4793576F"/>
    <w:rsid w:val="48013605"/>
    <w:rsid w:val="480D6BA6"/>
    <w:rsid w:val="489DBEF4"/>
    <w:rsid w:val="48C25F45"/>
    <w:rsid w:val="48E6FB6E"/>
    <w:rsid w:val="48F1C1BE"/>
    <w:rsid w:val="4914659D"/>
    <w:rsid w:val="491DB1AE"/>
    <w:rsid w:val="49419375"/>
    <w:rsid w:val="497DCB08"/>
    <w:rsid w:val="4996547C"/>
    <w:rsid w:val="49AE2B1B"/>
    <w:rsid w:val="49DF99F8"/>
    <w:rsid w:val="4A98B2EE"/>
    <w:rsid w:val="4AAC937A"/>
    <w:rsid w:val="4B21D14E"/>
    <w:rsid w:val="4B32D4CE"/>
    <w:rsid w:val="4B74B8BF"/>
    <w:rsid w:val="4C0AA475"/>
    <w:rsid w:val="4C4AEBB4"/>
    <w:rsid w:val="4C5C34E3"/>
    <w:rsid w:val="4CCDCB58"/>
    <w:rsid w:val="4CD35CDC"/>
    <w:rsid w:val="4CD3C338"/>
    <w:rsid w:val="4CE0DA3D"/>
    <w:rsid w:val="4D0C4735"/>
    <w:rsid w:val="4D17417A"/>
    <w:rsid w:val="4D633F38"/>
    <w:rsid w:val="4DC99015"/>
    <w:rsid w:val="4DFCAF15"/>
    <w:rsid w:val="4E0F87D7"/>
    <w:rsid w:val="4E214BC3"/>
    <w:rsid w:val="4F4355AD"/>
    <w:rsid w:val="4F509D30"/>
    <w:rsid w:val="4F64D32D"/>
    <w:rsid w:val="4F665C81"/>
    <w:rsid w:val="4F90DEE3"/>
    <w:rsid w:val="4FE7F578"/>
    <w:rsid w:val="4FF6E2C6"/>
    <w:rsid w:val="50606E28"/>
    <w:rsid w:val="51120F51"/>
    <w:rsid w:val="51155B59"/>
    <w:rsid w:val="51399333"/>
    <w:rsid w:val="516435CD"/>
    <w:rsid w:val="51DE524A"/>
    <w:rsid w:val="526B1788"/>
    <w:rsid w:val="52D02532"/>
    <w:rsid w:val="53034C8F"/>
    <w:rsid w:val="532FFFE4"/>
    <w:rsid w:val="53435F42"/>
    <w:rsid w:val="53A7D653"/>
    <w:rsid w:val="53AB3282"/>
    <w:rsid w:val="53CAB181"/>
    <w:rsid w:val="53FA1957"/>
    <w:rsid w:val="5459A008"/>
    <w:rsid w:val="54B93B9A"/>
    <w:rsid w:val="54C10BB9"/>
    <w:rsid w:val="54D8ADFA"/>
    <w:rsid w:val="54E1C1C8"/>
    <w:rsid w:val="55411DB3"/>
    <w:rsid w:val="557234C6"/>
    <w:rsid w:val="5587E1CE"/>
    <w:rsid w:val="55B4E30E"/>
    <w:rsid w:val="55DBA225"/>
    <w:rsid w:val="55E692F5"/>
    <w:rsid w:val="563CD0FF"/>
    <w:rsid w:val="5692D85E"/>
    <w:rsid w:val="5697A8A6"/>
    <w:rsid w:val="56AA5156"/>
    <w:rsid w:val="56D7795E"/>
    <w:rsid w:val="57988E0E"/>
    <w:rsid w:val="57A7D7F4"/>
    <w:rsid w:val="57B879B7"/>
    <w:rsid w:val="57C7307E"/>
    <w:rsid w:val="580F266F"/>
    <w:rsid w:val="581EE82E"/>
    <w:rsid w:val="5856EF28"/>
    <w:rsid w:val="58698006"/>
    <w:rsid w:val="587AFCBD"/>
    <w:rsid w:val="5902AF66"/>
    <w:rsid w:val="5918CBD3"/>
    <w:rsid w:val="594ACEBC"/>
    <w:rsid w:val="59783A49"/>
    <w:rsid w:val="5A461E1C"/>
    <w:rsid w:val="5A49E9A5"/>
    <w:rsid w:val="5A5DF3CF"/>
    <w:rsid w:val="5A723E23"/>
    <w:rsid w:val="5ACD99D3"/>
    <w:rsid w:val="5B2A2D23"/>
    <w:rsid w:val="5B7F5B9B"/>
    <w:rsid w:val="5B89ECB4"/>
    <w:rsid w:val="5BC8065C"/>
    <w:rsid w:val="5BC9623B"/>
    <w:rsid w:val="5BF22BAC"/>
    <w:rsid w:val="5C235ABE"/>
    <w:rsid w:val="5C416E76"/>
    <w:rsid w:val="5C43CA1D"/>
    <w:rsid w:val="5CA54BA4"/>
    <w:rsid w:val="5CBD8385"/>
    <w:rsid w:val="5CE01B07"/>
    <w:rsid w:val="5D156FE9"/>
    <w:rsid w:val="5D15A895"/>
    <w:rsid w:val="5D1C153C"/>
    <w:rsid w:val="5D37DD0F"/>
    <w:rsid w:val="5D5B748E"/>
    <w:rsid w:val="5D5DDF5B"/>
    <w:rsid w:val="5D654C10"/>
    <w:rsid w:val="5DC09919"/>
    <w:rsid w:val="5DC1E4F5"/>
    <w:rsid w:val="5E20D807"/>
    <w:rsid w:val="5E3FBB9C"/>
    <w:rsid w:val="5E44CA5E"/>
    <w:rsid w:val="5E576C42"/>
    <w:rsid w:val="5EAF04D8"/>
    <w:rsid w:val="5F000E68"/>
    <w:rsid w:val="5F057385"/>
    <w:rsid w:val="5F33F4B1"/>
    <w:rsid w:val="5F749759"/>
    <w:rsid w:val="5FBB4E8E"/>
    <w:rsid w:val="5FC8EBE5"/>
    <w:rsid w:val="5FFFB17F"/>
    <w:rsid w:val="6034A803"/>
    <w:rsid w:val="6034E02B"/>
    <w:rsid w:val="603660EC"/>
    <w:rsid w:val="603BA678"/>
    <w:rsid w:val="60921004"/>
    <w:rsid w:val="60987D25"/>
    <w:rsid w:val="60BF5D6B"/>
    <w:rsid w:val="60D31749"/>
    <w:rsid w:val="60F00B38"/>
    <w:rsid w:val="61311BB9"/>
    <w:rsid w:val="614D473D"/>
    <w:rsid w:val="61A9318E"/>
    <w:rsid w:val="61C49A8C"/>
    <w:rsid w:val="61D59E26"/>
    <w:rsid w:val="6203DEE6"/>
    <w:rsid w:val="6225CF73"/>
    <w:rsid w:val="6239CE52"/>
    <w:rsid w:val="6248DBE8"/>
    <w:rsid w:val="62CBF2BB"/>
    <w:rsid w:val="62F278C3"/>
    <w:rsid w:val="630589FD"/>
    <w:rsid w:val="63963DD5"/>
    <w:rsid w:val="63A7681C"/>
    <w:rsid w:val="63CA9211"/>
    <w:rsid w:val="63D64A63"/>
    <w:rsid w:val="63E71E98"/>
    <w:rsid w:val="63EBFD0E"/>
    <w:rsid w:val="640FA4CA"/>
    <w:rsid w:val="64505EE8"/>
    <w:rsid w:val="6458C590"/>
    <w:rsid w:val="64A816D8"/>
    <w:rsid w:val="64AF083B"/>
    <w:rsid w:val="65588008"/>
    <w:rsid w:val="6577F2E9"/>
    <w:rsid w:val="65E6B007"/>
    <w:rsid w:val="65F4128C"/>
    <w:rsid w:val="65FD6B31"/>
    <w:rsid w:val="663BB58A"/>
    <w:rsid w:val="66DD7E6D"/>
    <w:rsid w:val="66E6C2B8"/>
    <w:rsid w:val="670EA702"/>
    <w:rsid w:val="671BCE78"/>
    <w:rsid w:val="675BAB89"/>
    <w:rsid w:val="67BAFA08"/>
    <w:rsid w:val="67D106C5"/>
    <w:rsid w:val="680E597F"/>
    <w:rsid w:val="685284AE"/>
    <w:rsid w:val="68E706EE"/>
    <w:rsid w:val="69C3A9BB"/>
    <w:rsid w:val="6A04BAF1"/>
    <w:rsid w:val="6A1D9082"/>
    <w:rsid w:val="6AF83E76"/>
    <w:rsid w:val="6B0B7F63"/>
    <w:rsid w:val="6B31D42F"/>
    <w:rsid w:val="6B849F97"/>
    <w:rsid w:val="6BEC5BEF"/>
    <w:rsid w:val="6C283E04"/>
    <w:rsid w:val="6C432CD7"/>
    <w:rsid w:val="6C626387"/>
    <w:rsid w:val="6C9A551A"/>
    <w:rsid w:val="6CA0A56E"/>
    <w:rsid w:val="6CDCA5E0"/>
    <w:rsid w:val="6D3E7991"/>
    <w:rsid w:val="6D436D53"/>
    <w:rsid w:val="6D44E70A"/>
    <w:rsid w:val="6D58B69B"/>
    <w:rsid w:val="6D8423F4"/>
    <w:rsid w:val="6D9D14D6"/>
    <w:rsid w:val="6DDE0511"/>
    <w:rsid w:val="6E05A6B5"/>
    <w:rsid w:val="6E06E89B"/>
    <w:rsid w:val="6E08E828"/>
    <w:rsid w:val="6E13A2DF"/>
    <w:rsid w:val="6E337E46"/>
    <w:rsid w:val="6E686E40"/>
    <w:rsid w:val="6EDA0306"/>
    <w:rsid w:val="6F063050"/>
    <w:rsid w:val="6F2B258D"/>
    <w:rsid w:val="6F329CBB"/>
    <w:rsid w:val="6F41B151"/>
    <w:rsid w:val="6F68EDE3"/>
    <w:rsid w:val="6FCCF807"/>
    <w:rsid w:val="70396FAE"/>
    <w:rsid w:val="70D4278C"/>
    <w:rsid w:val="71161852"/>
    <w:rsid w:val="711C3C58"/>
    <w:rsid w:val="7142B843"/>
    <w:rsid w:val="71645798"/>
    <w:rsid w:val="71A96AB4"/>
    <w:rsid w:val="71F8F465"/>
    <w:rsid w:val="7266C27B"/>
    <w:rsid w:val="726F5675"/>
    <w:rsid w:val="729BD532"/>
    <w:rsid w:val="730A81F5"/>
    <w:rsid w:val="7342FCBF"/>
    <w:rsid w:val="73759514"/>
    <w:rsid w:val="73ABE5B9"/>
    <w:rsid w:val="740E4CC9"/>
    <w:rsid w:val="747EA8D1"/>
    <w:rsid w:val="7486471E"/>
    <w:rsid w:val="74AF953C"/>
    <w:rsid w:val="74B31251"/>
    <w:rsid w:val="74DDB935"/>
    <w:rsid w:val="74F8419C"/>
    <w:rsid w:val="75082154"/>
    <w:rsid w:val="752B6883"/>
    <w:rsid w:val="7530F0A2"/>
    <w:rsid w:val="759C191D"/>
    <w:rsid w:val="75D42B03"/>
    <w:rsid w:val="75FA0DB7"/>
    <w:rsid w:val="75FCDD14"/>
    <w:rsid w:val="769A2B23"/>
    <w:rsid w:val="76DF494E"/>
    <w:rsid w:val="76F7058E"/>
    <w:rsid w:val="77D0A23F"/>
    <w:rsid w:val="77F14E54"/>
    <w:rsid w:val="782928D1"/>
    <w:rsid w:val="78427814"/>
    <w:rsid w:val="785B7C8F"/>
    <w:rsid w:val="78D8E9CF"/>
    <w:rsid w:val="790A97E4"/>
    <w:rsid w:val="79189287"/>
    <w:rsid w:val="793E05AE"/>
    <w:rsid w:val="796D249B"/>
    <w:rsid w:val="798DA4D0"/>
    <w:rsid w:val="7994CE0F"/>
    <w:rsid w:val="7A1F5D00"/>
    <w:rsid w:val="7A359E0E"/>
    <w:rsid w:val="7AEDA51C"/>
    <w:rsid w:val="7AF10D5E"/>
    <w:rsid w:val="7B0B06C0"/>
    <w:rsid w:val="7B1D891A"/>
    <w:rsid w:val="7B3215B2"/>
    <w:rsid w:val="7B382BE4"/>
    <w:rsid w:val="7B748CF7"/>
    <w:rsid w:val="7B7DBE28"/>
    <w:rsid w:val="7C0A652C"/>
    <w:rsid w:val="7C0AB2A4"/>
    <w:rsid w:val="7CB2FC9B"/>
    <w:rsid w:val="7CD8E261"/>
    <w:rsid w:val="7E0E751D"/>
    <w:rsid w:val="7E364EA3"/>
    <w:rsid w:val="7F940991"/>
    <w:rsid w:val="7FFC41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59E"/>
  <w15:docId w15:val="{805DD6C6-4574-4BDA-BF4B-055ADB7C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A33F96"/>
    <w:rPr>
      <w:b/>
      <w:bCs/>
    </w:rPr>
  </w:style>
  <w:style w:type="character" w:customStyle="1" w:styleId="CommentSubjectChar">
    <w:name w:val="Comment Subject Char"/>
    <w:basedOn w:val="CommentTextChar"/>
    <w:link w:val="CommentSubject"/>
    <w:uiPriority w:val="99"/>
    <w:semiHidden/>
    <w:rsid w:val="00A33F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abay.com/photos/pepsi-can-soda-cola-supermarket-5152332/" TargetMode="External"/></Relationships>
</file>

<file path=word/documenttasks/documenttasks1.xml><?xml version="1.0" encoding="utf-8"?>
<t:Tasks xmlns:t="http://schemas.microsoft.com/office/tasks/2019/documenttasks" xmlns:oel="http://schemas.microsoft.com/office/2019/extlst">
  <t:Task id="{937B2C92-FA31-4BE0-82F9-EBB87760B25F}">
    <t:Anchor>
      <t:Comment id="6822465"/>
    </t:Anchor>
    <t:History>
      <t:Event id="{30152CF1-66BC-4EAF-BBC0-7E97CCC10D17}" time="2024-10-16T16:57:11.618Z">
        <t:Attribution userId="S::jessica.foley@sophia.org::76ff9f46-a962-4a0c-bc80-221ecef42543" userProvider="AD" userName="Foley, Jessica"/>
        <t:Anchor>
          <t:Comment id="6822465"/>
        </t:Anchor>
        <t:Create/>
      </t:Event>
      <t:Event id="{62CB4499-D3AB-4719-8E46-3896B27AC705}" time="2024-10-16T16:57:11.618Z">
        <t:Attribution userId="S::jessica.foley@sophia.org::76ff9f46-a962-4a0c-bc80-221ecef42543" userProvider="AD" userName="Foley, Jessica"/>
        <t:Anchor>
          <t:Comment id="6822465"/>
        </t:Anchor>
        <t:Assign userId="S::lynne.mcgovern@sophia.org::94da9b1d-c59e-4f6b-baf6-dbaa30feae98" userProvider="AD" userName="McGovern, Lynne"/>
      </t:Event>
      <t:Event id="{3A8E26AE-2479-41F4-9053-89F5555ADE8C}" time="2024-10-16T16:57:11.618Z">
        <t:Attribution userId="S::jessica.foley@sophia.org::76ff9f46-a962-4a0c-bc80-221ecef42543" userProvider="AD" userName="Foley, Jessica"/>
        <t:Anchor>
          <t:Comment id="6822465"/>
        </t:Anchor>
        <t:SetTitle title="@McGovern, Lynne It might be a good idea to paste a copy of the 4 companies' logos into the submission template, so that students and graders have them at hand. Maybe ask your TQA if that would be helpful?"/>
      </t:Event>
      <t:Event id="{7C553F70-1A71-4AE6-A116-F9B9CD7E3DA7}" time="2024-10-17T14:57:02.595Z">
        <t:Attribution userId="S::lynne.mcgovern@sophia.org::94da9b1d-c59e-4f6b-baf6-dbaa30feae98" userProvider="AD" userName="McGovern, Lynn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BB2DB-B676-4742-B3EB-14CC5F9F7A05}">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D3F752BF-64E1-4EB9-B5B5-65BEE7A735B2}">
  <ds:schemaRefs>
    <ds:schemaRef ds:uri="http://schemas.microsoft.com/sharepoint/v3/contenttype/forms"/>
  </ds:schemaRefs>
</ds:datastoreItem>
</file>

<file path=customXml/itemProps3.xml><?xml version="1.0" encoding="utf-8"?>
<ds:datastoreItem xmlns:ds="http://schemas.openxmlformats.org/officeDocument/2006/customXml" ds:itemID="{366290B8-5B66-41AC-ADF9-B4457D1B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cp:lastModifiedBy>Jaime Kozlik</cp:lastModifiedBy>
  <cp:revision>3</cp:revision>
  <dcterms:created xsi:type="dcterms:W3CDTF">2025-05-28T03:15:00Z</dcterms:created>
  <dcterms:modified xsi:type="dcterms:W3CDTF">2025-05-28T03:16:00Z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